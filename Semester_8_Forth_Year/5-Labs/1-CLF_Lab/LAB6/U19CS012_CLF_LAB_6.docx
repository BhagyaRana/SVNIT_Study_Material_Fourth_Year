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C06" w:rsidRPr="00296943" w:rsidRDefault="00CA6C06" w:rsidP="00CA6C06">
      <w:pPr>
        <w:jc w:val="center"/>
        <w:rPr>
          <w:ins w:id="0" w:author="Admin" w:date="2023-01-18T17:26:00Z"/>
          <w:rFonts w:ascii="Comic Sans MS" w:hAnsi="Comic Sans MS"/>
          <w:sz w:val="36"/>
          <w:szCs w:val="36"/>
          <w:u w:val="single"/>
        </w:rPr>
      </w:pPr>
      <w:ins w:id="1" w:author="Admin" w:date="2023-01-18T17:26:00Z">
        <w:r>
          <w:rPr>
            <w:rFonts w:ascii="Comic Sans MS" w:hAnsi="Comic Sans MS"/>
            <w:sz w:val="36"/>
            <w:szCs w:val="36"/>
            <w:u w:val="single"/>
          </w:rPr>
          <w:t>Cyber Law and Forensics (CS402</w:t>
        </w:r>
        <w:r w:rsidRPr="00296943">
          <w:rPr>
            <w:rFonts w:ascii="Comic Sans MS" w:hAnsi="Comic Sans MS"/>
            <w:sz w:val="36"/>
            <w:szCs w:val="36"/>
            <w:u w:val="single"/>
          </w:rPr>
          <w:t>)</w:t>
        </w:r>
      </w:ins>
    </w:p>
    <w:p w:rsidR="00CA6C06" w:rsidRPr="00296943" w:rsidRDefault="00CA6C06" w:rsidP="00CA6C06">
      <w:pPr>
        <w:jc w:val="center"/>
        <w:rPr>
          <w:ins w:id="2" w:author="Admin" w:date="2023-01-18T17:26:00Z"/>
          <w:rFonts w:ascii="Comic Sans MS" w:hAnsi="Comic Sans MS"/>
          <w:sz w:val="36"/>
          <w:szCs w:val="36"/>
        </w:rPr>
      </w:pPr>
      <w:ins w:id="3" w:author="Admin" w:date="2023-01-18T17:26:00Z">
        <w:r>
          <w:rPr>
            <w:rFonts w:ascii="Comic Sans MS" w:hAnsi="Comic Sans MS"/>
            <w:sz w:val="36"/>
            <w:szCs w:val="36"/>
          </w:rPr>
          <w:t xml:space="preserve">Lab Assignment </w:t>
        </w:r>
      </w:ins>
      <w:r>
        <w:rPr>
          <w:rFonts w:ascii="Comic Sans MS" w:hAnsi="Comic Sans MS"/>
          <w:sz w:val="36"/>
          <w:szCs w:val="36"/>
        </w:rPr>
        <w:t>6</w:t>
      </w:r>
    </w:p>
    <w:p w:rsidR="00CA6C06" w:rsidRPr="007D38B8" w:rsidRDefault="00CA6C06" w:rsidP="00CA6C06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ins w:id="4" w:author="Admin" w:date="2023-01-18T17:26:00Z">
        <w:r w:rsidRPr="00296943">
          <w:rPr>
            <w:rFonts w:ascii="Comic Sans MS" w:hAnsi="Comic Sans MS"/>
            <w:b/>
            <w:sz w:val="36"/>
            <w:szCs w:val="36"/>
            <w:u w:val="single"/>
          </w:rPr>
          <w:t>U19CS012</w:t>
        </w:r>
      </w:ins>
    </w:p>
    <w:p w:rsidR="00E94E8E" w:rsidRDefault="00E94E8E"/>
    <w:p w:rsidR="00655BF1" w:rsidRPr="00655BF1" w:rsidRDefault="00D52A28" w:rsidP="00655BF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A</w:t>
      </w:r>
      <w:ins w:id="5" w:author="Admin" w:date="2023-01-18T16:28:00Z">
        <w:r w:rsidRPr="008205FD">
          <w:rPr>
            <w:rFonts w:ascii="Comic Sans MS" w:hAnsi="Comic Sans MS" w:cs="Rubik"/>
            <w:sz w:val="28"/>
            <w:szCs w:val="28"/>
            <w:rPrChange w:id="6" w:author="Admin" w:date="2023-01-18T17:28:00Z">
              <w:rPr>
                <w:rFonts w:ascii="Rubik" w:hAnsi="Rubik" w:cs="Rubik"/>
                <w:sz w:val="32"/>
                <w:szCs w:val="32"/>
              </w:rPr>
            </w:rPrChange>
          </w:rPr>
          <w:t xml:space="preserve">.) </w:t>
        </w:r>
      </w:ins>
      <w:r w:rsidR="00655BF1" w:rsidRPr="00655BF1">
        <w:rPr>
          <w:rFonts w:ascii="Comic Sans MS" w:hAnsi="Comic Sans MS"/>
          <w:sz w:val="28"/>
          <w:szCs w:val="28"/>
        </w:rPr>
        <w:t xml:space="preserve">Remote data acquisition using Netcat Command </w:t>
      </w:r>
    </w:p>
    <w:p w:rsidR="00CA6C06" w:rsidRDefault="00CA6C06" w:rsidP="00CA6C06">
      <w:pPr>
        <w:rPr>
          <w:rFonts w:ascii="Comic Sans MS" w:hAnsi="Comic Sans MS"/>
          <w:sz w:val="28"/>
          <w:szCs w:val="28"/>
        </w:rPr>
      </w:pPr>
      <w:r w:rsidRPr="00D52A28">
        <w:rPr>
          <w:rFonts w:ascii="Comic Sans MS" w:hAnsi="Comic Sans MS"/>
          <w:sz w:val="28"/>
          <w:szCs w:val="28"/>
        </w:rPr>
        <w:t xml:space="preserve">Link 1: </w:t>
      </w:r>
      <w:hyperlink r:id="rId5" w:history="1">
        <w:r w:rsidR="00CE245B" w:rsidRPr="00042A62">
          <w:rPr>
            <w:rStyle w:val="Hyperlink"/>
            <w:rFonts w:ascii="Comic Sans MS" w:hAnsi="Comic Sans MS"/>
            <w:sz w:val="28"/>
            <w:szCs w:val="28"/>
          </w:rPr>
          <w:t>https://www.youtube.com/watch?v=cq9RHDL2yMM</w:t>
        </w:r>
      </w:hyperlink>
    </w:p>
    <w:p w:rsidR="00CA6C06" w:rsidRDefault="00CA6C06" w:rsidP="00CA6C06">
      <w:pPr>
        <w:rPr>
          <w:rFonts w:ascii="Comic Sans MS" w:hAnsi="Comic Sans MS"/>
          <w:sz w:val="28"/>
          <w:szCs w:val="28"/>
        </w:rPr>
      </w:pPr>
      <w:r w:rsidRPr="00D52A28">
        <w:rPr>
          <w:rFonts w:ascii="Comic Sans MS" w:hAnsi="Comic Sans MS"/>
          <w:sz w:val="28"/>
          <w:szCs w:val="28"/>
        </w:rPr>
        <w:t xml:space="preserve">Link 2: </w:t>
      </w:r>
      <w:hyperlink r:id="rId6" w:history="1">
        <w:r w:rsidR="00CE245B" w:rsidRPr="00042A62">
          <w:rPr>
            <w:rStyle w:val="Hyperlink"/>
            <w:rFonts w:ascii="Comic Sans MS" w:hAnsi="Comic Sans MS"/>
            <w:sz w:val="28"/>
            <w:szCs w:val="28"/>
          </w:rPr>
          <w:t>https://www.youtube.com/watch?v=OcSS34Lw910</w:t>
        </w:r>
      </w:hyperlink>
    </w:p>
    <w:p w:rsidR="00CA6C06" w:rsidRDefault="00CA6C06" w:rsidP="00CA6C06">
      <w:pPr>
        <w:rPr>
          <w:rFonts w:ascii="Comic Sans MS" w:hAnsi="Comic Sans MS"/>
          <w:sz w:val="28"/>
          <w:szCs w:val="28"/>
        </w:rPr>
      </w:pPr>
      <w:r w:rsidRPr="00D52A28">
        <w:rPr>
          <w:rFonts w:ascii="Comic Sans MS" w:hAnsi="Comic Sans MS"/>
          <w:sz w:val="28"/>
          <w:szCs w:val="28"/>
        </w:rPr>
        <w:t xml:space="preserve">Link 3: </w:t>
      </w:r>
      <w:hyperlink r:id="rId7" w:history="1">
        <w:r w:rsidR="00CE245B" w:rsidRPr="00042A62">
          <w:rPr>
            <w:rStyle w:val="Hyperlink"/>
            <w:rFonts w:ascii="Comic Sans MS" w:hAnsi="Comic Sans MS"/>
            <w:sz w:val="28"/>
            <w:szCs w:val="28"/>
          </w:rPr>
          <w:t>https://www.youtube.com/watch?v=HehVavsBhgI</w:t>
        </w:r>
      </w:hyperlink>
    </w:p>
    <w:p w:rsidR="00D52A28" w:rsidRDefault="00E731D7" w:rsidP="00CA6C06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8E86FFD" wp14:editId="2FD1E9B8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A7" w:rsidRDefault="003355A7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“nc” - netcat</w:t>
      </w:r>
    </w:p>
    <w:p w:rsidR="003355A7" w:rsidRDefault="003355A7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-v = verbose output</w:t>
      </w:r>
    </w:p>
    <w:p w:rsidR="003355A7" w:rsidRDefault="003355A7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-l = listening</w:t>
      </w:r>
    </w:p>
    <w:p w:rsidR="003355A7" w:rsidRDefault="003355A7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-p = port number</w:t>
      </w:r>
    </w:p>
    <w:p w:rsidR="00547292" w:rsidRDefault="00547292" w:rsidP="003355A7">
      <w:pPr>
        <w:rPr>
          <w:rFonts w:ascii="Comic Sans MS" w:hAnsi="Comic Sans MS"/>
          <w:sz w:val="28"/>
          <w:szCs w:val="28"/>
        </w:rPr>
      </w:pPr>
    </w:p>
    <w:p w:rsidR="00547292" w:rsidRDefault="00547292" w:rsidP="003355A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A90AD9E" wp14:editId="0EA5D800">
            <wp:extent cx="6858000" cy="3740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40" w:rsidRDefault="006D7E95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Get the IP Address of Windows Machine</w:t>
      </w:r>
      <w:bookmarkStart w:id="7" w:name="_GoBack"/>
      <w:bookmarkEnd w:id="7"/>
      <w:r>
        <w:rPr>
          <w:rFonts w:ascii="Comic Sans MS" w:hAnsi="Comic Sans MS"/>
          <w:sz w:val="28"/>
          <w:szCs w:val="28"/>
        </w:rPr>
        <w:t xml:space="preserve"> using “ipconfig”.</w:t>
      </w:r>
    </w:p>
    <w:p w:rsidR="005C6B40" w:rsidRDefault="005C6B40" w:rsidP="003355A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A3A2928" wp14:editId="0CE9011F">
            <wp:extent cx="6858000" cy="3679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EE" w:rsidRDefault="00DB6CEE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Once we have checked that message Transfer is Possible and Correct, Lets do the same for File Transfer.</w:t>
      </w:r>
    </w:p>
    <w:p w:rsidR="00DB6CEE" w:rsidRDefault="00DB6CEE" w:rsidP="003355A7">
      <w:pPr>
        <w:rPr>
          <w:rFonts w:ascii="Comic Sans MS" w:hAnsi="Comic Sans MS"/>
          <w:sz w:val="28"/>
          <w:szCs w:val="28"/>
        </w:rPr>
      </w:pPr>
    </w:p>
    <w:p w:rsidR="00DB6CEE" w:rsidRDefault="00DB6CEE" w:rsidP="003355A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B67AA77" wp14:editId="352E0810">
            <wp:extent cx="6858000" cy="217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5" w:rsidRDefault="007373B5" w:rsidP="003355A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We make a File “info.txt” with Text “Lab-6-U19CS012” and save it. Afterwards, We listen to Port 1100 and send the output to “receive.txt” File</w:t>
      </w:r>
      <w:r w:rsidR="008D7D81">
        <w:rPr>
          <w:rFonts w:ascii="Comic Sans MS" w:hAnsi="Comic Sans MS"/>
          <w:sz w:val="28"/>
          <w:szCs w:val="28"/>
        </w:rPr>
        <w:t>. Using netcat command we Successfully Transfer the File.</w:t>
      </w:r>
    </w:p>
    <w:p w:rsidR="00F763D6" w:rsidRDefault="00F763D6" w:rsidP="003355A7">
      <w:pPr>
        <w:rPr>
          <w:rFonts w:ascii="Comic Sans MS" w:hAnsi="Comic Sans MS"/>
          <w:sz w:val="28"/>
          <w:szCs w:val="28"/>
        </w:rPr>
      </w:pPr>
    </w:p>
    <w:p w:rsidR="00F763D6" w:rsidRDefault="00F763D6" w:rsidP="00D26CA1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0BA83FA" wp14:editId="69B5ED83">
            <wp:extent cx="5693109" cy="50368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90" cy="50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32" w:rsidRDefault="00656DC4" w:rsidP="00CA6C06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As you can see in above image, that the File is received!</w:t>
      </w:r>
    </w:p>
    <w:p w:rsidR="00D52A28" w:rsidRDefault="00655BF1" w:rsidP="00CA6C06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B.) </w:t>
      </w:r>
      <w:r w:rsidRPr="00655BF1">
        <w:rPr>
          <w:rFonts w:ascii="Comic Sans MS" w:hAnsi="Comic Sans MS"/>
          <w:sz w:val="28"/>
          <w:szCs w:val="28"/>
        </w:rPr>
        <w:t xml:space="preserve">Identify whether the email is a </w:t>
      </w:r>
      <w:r w:rsidRPr="00092C21">
        <w:rPr>
          <w:rFonts w:ascii="Comic Sans MS" w:hAnsi="Comic Sans MS"/>
          <w:b/>
          <w:sz w:val="28"/>
          <w:szCs w:val="28"/>
        </w:rPr>
        <w:t>fake mail</w:t>
      </w:r>
      <w:r w:rsidRPr="00655BF1">
        <w:rPr>
          <w:rFonts w:ascii="Comic Sans MS" w:hAnsi="Comic Sans MS"/>
          <w:sz w:val="28"/>
          <w:szCs w:val="28"/>
        </w:rPr>
        <w:t xml:space="preserve"> or </w:t>
      </w:r>
      <w:r w:rsidRPr="00092C21">
        <w:rPr>
          <w:rFonts w:ascii="Comic Sans MS" w:hAnsi="Comic Sans MS"/>
          <w:b/>
          <w:sz w:val="28"/>
          <w:szCs w:val="28"/>
        </w:rPr>
        <w:t xml:space="preserve">legitimate </w:t>
      </w:r>
      <w:r w:rsidR="00092C21" w:rsidRPr="00092C21">
        <w:rPr>
          <w:rFonts w:ascii="Comic Sans MS" w:hAnsi="Comic Sans MS"/>
          <w:b/>
          <w:sz w:val="28"/>
          <w:szCs w:val="28"/>
        </w:rPr>
        <w:t>email</w:t>
      </w:r>
      <w:r w:rsidR="00092C21">
        <w:rPr>
          <w:rFonts w:ascii="Comic Sans MS" w:hAnsi="Comic Sans MS"/>
          <w:sz w:val="28"/>
          <w:szCs w:val="28"/>
        </w:rPr>
        <w:t>?</w:t>
      </w:r>
    </w:p>
    <w:p w:rsidR="0013542F" w:rsidRDefault="0013542F" w:rsidP="0013542F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Email Evidence is in Email itself (Header)!</w:t>
      </w:r>
    </w:p>
    <w:p w:rsidR="0013542F" w:rsidRPr="00092C21" w:rsidRDefault="00092C21" w:rsidP="0013542F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Tracing -&gt; Examination of an Email Header to determine its </w:t>
      </w:r>
      <w:r w:rsidRPr="00092C21">
        <w:rPr>
          <w:rFonts w:ascii="Comic Sans MS" w:hAnsi="Comic Sans MS"/>
          <w:b/>
          <w:sz w:val="28"/>
          <w:szCs w:val="28"/>
          <w:u w:val="single"/>
        </w:rPr>
        <w:t>point of origin</w:t>
      </w:r>
    </w:p>
    <w:p w:rsidR="00092C21" w:rsidRDefault="00092C21" w:rsidP="00092C21">
      <w:pPr>
        <w:pStyle w:val="ListParagraph"/>
        <w:rPr>
          <w:rFonts w:ascii="Comic Sans MS" w:hAnsi="Comic Sans MS"/>
          <w:b/>
          <w:sz w:val="28"/>
          <w:szCs w:val="28"/>
          <w:u w:val="single"/>
        </w:rPr>
      </w:pPr>
    </w:p>
    <w:p w:rsidR="00092C21" w:rsidRPr="0013542F" w:rsidRDefault="00092C21" w:rsidP="00092C21">
      <w:pPr>
        <w:pStyle w:val="ListParagraph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>
            <wp:extent cx="3093720" cy="1653540"/>
            <wp:effectExtent l="0" t="0" r="49530" b="6096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13542F" w:rsidRDefault="005B7938" w:rsidP="005B7938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Header – Info regarding the Sender, Receiver and the Route the Email took to the Destination</w:t>
      </w:r>
    </w:p>
    <w:p w:rsidR="005B7938" w:rsidRDefault="005B7938" w:rsidP="004D71E0">
      <w:pPr>
        <w:rPr>
          <w:rFonts w:ascii="Comic Sans MS" w:hAnsi="Comic Sans MS"/>
          <w:sz w:val="28"/>
          <w:szCs w:val="28"/>
        </w:rPr>
      </w:pPr>
    </w:p>
    <w:p w:rsidR="004D71E0" w:rsidRPr="004D71E0" w:rsidRDefault="004D71E0" w:rsidP="004D71E0">
      <w:pPr>
        <w:rPr>
          <w:rFonts w:ascii="Comic Sans MS" w:hAnsi="Comic Sans MS"/>
          <w:b/>
          <w:sz w:val="32"/>
          <w:szCs w:val="28"/>
        </w:rPr>
      </w:pPr>
      <w:r w:rsidRPr="004D71E0">
        <w:rPr>
          <w:rFonts w:ascii="Comic Sans MS" w:hAnsi="Comic Sans MS"/>
          <w:b/>
          <w:sz w:val="32"/>
          <w:szCs w:val="28"/>
        </w:rPr>
        <w:t>Retrieving email headers</w:t>
      </w:r>
    </w:p>
    <w:p w:rsidR="004D71E0" w:rsidRPr="004D71E0" w:rsidRDefault="004D71E0" w:rsidP="004D71E0">
      <w:pPr>
        <w:pStyle w:val="ListParagraph"/>
        <w:numPr>
          <w:ilvl w:val="1"/>
          <w:numId w:val="2"/>
        </w:numP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sz w:val="28"/>
          <w:szCs w:val="28"/>
        </w:rPr>
        <w:t>Office 365: Open email,</w:t>
      </w:r>
      <w:r w:rsidRPr="004D71E0">
        <w:rPr>
          <w:rFonts w:ascii="Comic Sans MS" w:hAnsi="Comic Sans MS"/>
          <w:sz w:val="28"/>
          <w:szCs w:val="28"/>
        </w:rPr>
        <w:t xml:space="preserve"> click on the three dots at the </w:t>
      </w:r>
      <w:r w:rsidRPr="004D71E0">
        <w:rPr>
          <w:rFonts w:ascii="Comic Sans MS" w:hAnsi="Comic Sans MS"/>
          <w:sz w:val="28"/>
          <w:szCs w:val="28"/>
        </w:rPr>
        <w:t>top righ</w:t>
      </w:r>
      <w:r w:rsidRPr="004D71E0">
        <w:rPr>
          <w:rFonts w:ascii="Comic Sans MS" w:hAnsi="Comic Sans MS"/>
          <w:sz w:val="28"/>
          <w:szCs w:val="28"/>
        </w:rPr>
        <w:t>t, select 'View message details.</w:t>
      </w:r>
    </w:p>
    <w:p w:rsidR="004D71E0" w:rsidRPr="004D71E0" w:rsidRDefault="004D71E0" w:rsidP="004D71E0">
      <w:pPr>
        <w:pStyle w:val="ListParagraph"/>
        <w:numPr>
          <w:ilvl w:val="1"/>
          <w:numId w:val="2"/>
        </w:numP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sz w:val="28"/>
          <w:szCs w:val="28"/>
        </w:rPr>
        <w:t>Gmail: Open email, cli</w:t>
      </w:r>
      <w:r w:rsidRPr="004D71E0">
        <w:rPr>
          <w:rFonts w:ascii="Comic Sans MS" w:hAnsi="Comic Sans MS"/>
          <w:sz w:val="28"/>
          <w:szCs w:val="28"/>
        </w:rPr>
        <w:t xml:space="preserve">ck on the three dots at the top </w:t>
      </w:r>
      <w:r w:rsidRPr="004D71E0">
        <w:rPr>
          <w:rFonts w:ascii="Comic Sans MS" w:hAnsi="Comic Sans MS"/>
          <w:sz w:val="28"/>
          <w:szCs w:val="28"/>
        </w:rPr>
        <w:t>right, select 'Show or</w:t>
      </w:r>
      <w:r w:rsidRPr="004D71E0">
        <w:rPr>
          <w:rFonts w:ascii="Comic Sans MS" w:hAnsi="Comic Sans MS"/>
          <w:sz w:val="28"/>
          <w:szCs w:val="28"/>
        </w:rPr>
        <w:t xml:space="preserve">iginal'. The header will appear </w:t>
      </w:r>
      <w:r w:rsidRPr="004D71E0">
        <w:rPr>
          <w:rFonts w:ascii="Comic Sans MS" w:hAnsi="Comic Sans MS"/>
          <w:sz w:val="28"/>
          <w:szCs w:val="28"/>
        </w:rPr>
        <w:t>on the bottom part of the screen</w:t>
      </w:r>
    </w:p>
    <w:p w:rsidR="004D71E0" w:rsidRPr="004D71E0" w:rsidRDefault="004D71E0" w:rsidP="004D71E0">
      <w:pPr>
        <w:pStyle w:val="ListParagraph"/>
        <w:numPr>
          <w:ilvl w:val="1"/>
          <w:numId w:val="2"/>
        </w:numP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sz w:val="28"/>
          <w:szCs w:val="28"/>
        </w:rPr>
        <w:t>Yahoo: Open email,</w:t>
      </w:r>
      <w:r w:rsidRPr="004D71E0">
        <w:rPr>
          <w:rFonts w:ascii="Comic Sans MS" w:hAnsi="Comic Sans MS"/>
          <w:sz w:val="28"/>
          <w:szCs w:val="28"/>
        </w:rPr>
        <w:t xml:space="preserve"> click on the three dots at the </w:t>
      </w:r>
      <w:r w:rsidRPr="004D71E0">
        <w:rPr>
          <w:rFonts w:ascii="Comic Sans MS" w:hAnsi="Comic Sans MS"/>
          <w:sz w:val="28"/>
          <w:szCs w:val="28"/>
        </w:rPr>
        <w:t>b</w:t>
      </w:r>
      <w:r w:rsidRPr="004D71E0">
        <w:rPr>
          <w:rFonts w:ascii="Comic Sans MS" w:hAnsi="Comic Sans MS"/>
          <w:sz w:val="28"/>
          <w:szCs w:val="28"/>
        </w:rPr>
        <w:t>ottom, select 'View raw message.</w:t>
      </w:r>
    </w:p>
    <w:p w:rsidR="004D71E0" w:rsidRPr="004D71E0" w:rsidRDefault="004D71E0" w:rsidP="004D71E0">
      <w:pPr>
        <w:pStyle w:val="ListParagraph"/>
        <w:numPr>
          <w:ilvl w:val="1"/>
          <w:numId w:val="2"/>
        </w:numP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sz w:val="28"/>
          <w:szCs w:val="28"/>
        </w:rPr>
        <w:t>Outlook: Open email, navi</w:t>
      </w:r>
      <w:r w:rsidRPr="004D71E0">
        <w:rPr>
          <w:rFonts w:ascii="Comic Sans MS" w:hAnsi="Comic Sans MS"/>
          <w:sz w:val="28"/>
          <w:szCs w:val="28"/>
        </w:rPr>
        <w:t xml:space="preserve">gate to the horizontal menu </w:t>
      </w:r>
      <w:r w:rsidRPr="004D71E0">
        <w:rPr>
          <w:rFonts w:ascii="Comic Sans MS" w:hAnsi="Comic Sans MS"/>
          <w:sz w:val="28"/>
          <w:szCs w:val="28"/>
        </w:rPr>
        <w:t>at the top and click on 'File</w:t>
      </w:r>
      <w:r w:rsidRPr="004D71E0">
        <w:rPr>
          <w:rFonts w:ascii="Comic Sans MS" w:hAnsi="Comic Sans MS"/>
          <w:sz w:val="28"/>
          <w:szCs w:val="28"/>
        </w:rPr>
        <w:t xml:space="preserve">', click on 'Properties' in the </w:t>
      </w:r>
      <w:r w:rsidRPr="004D71E0">
        <w:rPr>
          <w:rFonts w:ascii="Comic Sans MS" w:hAnsi="Comic Sans MS"/>
          <w:sz w:val="28"/>
          <w:szCs w:val="28"/>
        </w:rPr>
        <w:t>'Info' section, the head</w:t>
      </w:r>
      <w:r w:rsidRPr="004D71E0">
        <w:rPr>
          <w:rFonts w:ascii="Comic Sans MS" w:hAnsi="Comic Sans MS"/>
          <w:sz w:val="28"/>
          <w:szCs w:val="28"/>
        </w:rPr>
        <w:t xml:space="preserve">er is in the 'Internet headers' </w:t>
      </w:r>
      <w:r w:rsidRPr="004D71E0">
        <w:rPr>
          <w:rFonts w:ascii="Comic Sans MS" w:hAnsi="Comic Sans MS"/>
          <w:sz w:val="28"/>
          <w:szCs w:val="28"/>
        </w:rPr>
        <w:t>box</w:t>
      </w:r>
    </w:p>
    <w:p w:rsidR="004D71E0" w:rsidRDefault="004D71E0" w:rsidP="004D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sz w:val="28"/>
          <w:szCs w:val="28"/>
        </w:rPr>
        <w:t>Select all and cop</w:t>
      </w:r>
      <w:r>
        <w:rPr>
          <w:rFonts w:ascii="Comic Sans MS" w:hAnsi="Comic Sans MS"/>
          <w:sz w:val="28"/>
          <w:szCs w:val="28"/>
        </w:rPr>
        <w:t xml:space="preserve">y/paste into a text editor like </w:t>
      </w:r>
      <w:r w:rsidRPr="004D71E0">
        <w:rPr>
          <w:rFonts w:ascii="Comic Sans MS" w:hAnsi="Comic Sans MS"/>
          <w:sz w:val="28"/>
          <w:szCs w:val="28"/>
        </w:rPr>
        <w:t>Notepad (may need to enter line breaks)</w:t>
      </w:r>
    </w:p>
    <w:p w:rsidR="004D71E0" w:rsidRPr="004D71E0" w:rsidRDefault="004D71E0" w:rsidP="004D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sz w:val="28"/>
          <w:szCs w:val="28"/>
        </w:rPr>
      </w:pPr>
      <w:r w:rsidRPr="004D71E0">
        <w:rPr>
          <w:rFonts w:ascii="Comic Sans MS" w:hAnsi="Comic Sans MS"/>
          <w:b/>
          <w:sz w:val="28"/>
          <w:szCs w:val="28"/>
        </w:rPr>
        <w:t>Why</w:t>
      </w:r>
      <w:r>
        <w:rPr>
          <w:rFonts w:ascii="Comic Sans MS" w:hAnsi="Comic Sans MS"/>
          <w:sz w:val="28"/>
          <w:szCs w:val="28"/>
        </w:rPr>
        <w:t>? When you Forward the Phishing Email, It moves the Header Information.</w:t>
      </w:r>
    </w:p>
    <w:p w:rsidR="00FD6BB1" w:rsidRDefault="00FD6BB1" w:rsidP="00CA6C06">
      <w:pPr>
        <w:rPr>
          <w:rFonts w:ascii="Comic Sans MS" w:hAnsi="Comic Sans MS"/>
          <w:sz w:val="28"/>
          <w:szCs w:val="28"/>
        </w:rPr>
      </w:pPr>
    </w:p>
    <w:p w:rsidR="00FD6BB1" w:rsidRDefault="00FF5456" w:rsidP="00CA6C06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4D00507" wp14:editId="1E46E041">
            <wp:extent cx="6858000" cy="4251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57" w:rsidRDefault="00541A57" w:rsidP="00CA6C06">
      <w:pPr>
        <w:rPr>
          <w:rFonts w:ascii="Comic Sans MS" w:hAnsi="Comic Sans MS"/>
          <w:sz w:val="28"/>
          <w:szCs w:val="28"/>
        </w:rPr>
      </w:pPr>
    </w:p>
    <w:p w:rsidR="00FF5456" w:rsidRDefault="00E731D7" w:rsidP="00FF5456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E731D7">
        <w:rPr>
          <w:rFonts w:ascii="Comic Sans MS" w:hAnsi="Comic Sans MS"/>
          <w:sz w:val="28"/>
          <w:szCs w:val="28"/>
        </w:rPr>
        <w:t>SPF, DKIM and DMARC authentication</w:t>
      </w:r>
    </w:p>
    <w:p w:rsidR="00FF5456" w:rsidRDefault="00FF5456" w:rsidP="00FF5456">
      <w:pPr>
        <w:rPr>
          <w:rFonts w:ascii="Comic Sans MS" w:hAnsi="Comic Sans MS"/>
          <w:sz w:val="28"/>
          <w:szCs w:val="28"/>
        </w:rPr>
      </w:pPr>
    </w:p>
    <w:p w:rsidR="00FF5456" w:rsidRDefault="00FF5456" w:rsidP="00FF5456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645070" wp14:editId="34BF65CE">
            <wp:extent cx="68580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56" w:rsidRPr="00FF5456" w:rsidRDefault="00FF5456" w:rsidP="00FF5456">
      <w:pPr>
        <w:rPr>
          <w:rFonts w:ascii="Comic Sans MS" w:hAnsi="Comic Sans MS"/>
          <w:sz w:val="28"/>
          <w:szCs w:val="28"/>
        </w:rPr>
      </w:pPr>
    </w:p>
    <w:p w:rsidR="00541A57" w:rsidRDefault="00541A57" w:rsidP="00CA6C06">
      <w:pPr>
        <w:rPr>
          <w:rFonts w:ascii="Comic Sans MS" w:hAnsi="Comic Sans MS"/>
          <w:sz w:val="28"/>
          <w:szCs w:val="28"/>
        </w:rPr>
      </w:pPr>
    </w:p>
    <w:p w:rsidR="00541A57" w:rsidRDefault="00541A57" w:rsidP="00CA6C06">
      <w:pPr>
        <w:rPr>
          <w:rFonts w:ascii="Comic Sans MS" w:hAnsi="Comic Sans MS"/>
          <w:sz w:val="28"/>
          <w:szCs w:val="28"/>
        </w:rPr>
      </w:pPr>
    </w:p>
    <w:p w:rsidR="00FF5456" w:rsidRDefault="00FF5456" w:rsidP="00CA6C06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927B16" wp14:editId="4E882228">
            <wp:extent cx="6858000" cy="5661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8E" w:rsidRDefault="0003688E" w:rsidP="00CA6C06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Overall, Just check the </w:t>
      </w:r>
      <w:r w:rsidRPr="008551A4">
        <w:rPr>
          <w:rFonts w:ascii="Comic Sans MS" w:hAnsi="Comic Sans MS"/>
          <w:b/>
          <w:sz w:val="28"/>
          <w:szCs w:val="28"/>
        </w:rPr>
        <w:t>Received from</w:t>
      </w:r>
      <w:r>
        <w:rPr>
          <w:rFonts w:ascii="Comic Sans MS" w:hAnsi="Comic Sans MS"/>
          <w:sz w:val="28"/>
          <w:szCs w:val="28"/>
        </w:rPr>
        <w:t xml:space="preserve"> in Email Header and Cross Verify the IP Address, to check whether the Email is Legitimate or Not.</w:t>
      </w:r>
    </w:p>
    <w:p w:rsidR="00FD6BB1" w:rsidRDefault="00FD6BB1" w:rsidP="00CA6C06">
      <w:pPr>
        <w:rPr>
          <w:rFonts w:ascii="Comic Sans MS" w:hAnsi="Comic Sans MS"/>
          <w:sz w:val="28"/>
          <w:szCs w:val="28"/>
        </w:rPr>
      </w:pPr>
    </w:p>
    <w:p w:rsidR="00FD6BB1" w:rsidRDefault="00FD6BB1" w:rsidP="00CA6C06">
      <w:pPr>
        <w:rPr>
          <w:rFonts w:ascii="Comic Sans MS" w:hAnsi="Comic Sans MS"/>
          <w:sz w:val="28"/>
          <w:szCs w:val="28"/>
        </w:rPr>
      </w:pPr>
    </w:p>
    <w:p w:rsidR="00D52A28" w:rsidRDefault="00D52A28" w:rsidP="00D52A2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8" w:author="Admin" w:date="2023-01-18T17:28:00Z">
        <w:r>
          <w:rPr>
            <w:rFonts w:ascii="Comic Sans MS" w:hAnsi="Comic Sans MS"/>
            <w:b/>
            <w:sz w:val="28"/>
            <w:szCs w:val="28"/>
          </w:rPr>
          <w:t>SUBMITTED BY</w:t>
        </w:r>
        <w:r>
          <w:rPr>
            <w:rFonts w:ascii="Comic Sans MS" w:hAnsi="Comic Sans MS"/>
            <w:sz w:val="28"/>
            <w:szCs w:val="28"/>
          </w:rPr>
          <w:t xml:space="preserve">: </w:t>
        </w:r>
      </w:ins>
    </w:p>
    <w:p w:rsidR="00D52A28" w:rsidRDefault="00D52A28" w:rsidP="00D52A2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9" w:author="Admin" w:date="2023-01-18T17:28:00Z">
        <w:r>
          <w:rPr>
            <w:rFonts w:ascii="Comic Sans MS" w:hAnsi="Comic Sans MS"/>
            <w:sz w:val="28"/>
            <w:szCs w:val="28"/>
            <w:highlight w:val="yellow"/>
          </w:rPr>
          <w:t>U19CS012</w:t>
        </w:r>
      </w:ins>
    </w:p>
    <w:p w:rsidR="00265A29" w:rsidRDefault="00895992" w:rsidP="00D52A2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0" w:author="Admin" w:date="2023-01-18T17:28:00Z"/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p w:rsidR="00D52A28" w:rsidRPr="00D52A28" w:rsidRDefault="00D52A28" w:rsidP="00265A29">
      <w:pPr>
        <w:rPr>
          <w:rFonts w:ascii="Comic Sans MS" w:hAnsi="Comic Sans MS"/>
          <w:sz w:val="28"/>
          <w:szCs w:val="28"/>
        </w:rPr>
      </w:pPr>
    </w:p>
    <w:sectPr w:rsidR="00D52A28" w:rsidRPr="00D52A28" w:rsidSect="00CA6C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24500"/>
    <w:multiLevelType w:val="hybridMultilevel"/>
    <w:tmpl w:val="FDC05D64"/>
    <w:lvl w:ilvl="0" w:tplc="F918D52E">
      <w:start w:val="2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95F45"/>
    <w:multiLevelType w:val="hybridMultilevel"/>
    <w:tmpl w:val="286036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2822CC"/>
    <w:multiLevelType w:val="hybridMultilevel"/>
    <w:tmpl w:val="0D5CF7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9EF780">
      <w:numFmt w:val="bullet"/>
      <w:lvlText w:val="—"/>
      <w:lvlJc w:val="left"/>
      <w:pPr>
        <w:ind w:left="1440" w:hanging="360"/>
      </w:pPr>
      <w:rPr>
        <w:rFonts w:ascii="Comic Sans MS" w:eastAsiaTheme="minorHAnsi" w:hAnsi="Comic Sans M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F4638"/>
    <w:multiLevelType w:val="hybridMultilevel"/>
    <w:tmpl w:val="482AF0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810d06cccc5e93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026"/>
    <w:rsid w:val="0003688E"/>
    <w:rsid w:val="00092C21"/>
    <w:rsid w:val="000A0026"/>
    <w:rsid w:val="0013542F"/>
    <w:rsid w:val="00265A29"/>
    <w:rsid w:val="003355A7"/>
    <w:rsid w:val="003C6617"/>
    <w:rsid w:val="004D71E0"/>
    <w:rsid w:val="00541A57"/>
    <w:rsid w:val="00547292"/>
    <w:rsid w:val="005B7938"/>
    <w:rsid w:val="005C6B40"/>
    <w:rsid w:val="00655BF1"/>
    <w:rsid w:val="00656DC4"/>
    <w:rsid w:val="006D7E95"/>
    <w:rsid w:val="007373B5"/>
    <w:rsid w:val="00772BE6"/>
    <w:rsid w:val="008551A4"/>
    <w:rsid w:val="008770BA"/>
    <w:rsid w:val="00895992"/>
    <w:rsid w:val="008D7D81"/>
    <w:rsid w:val="008F0D63"/>
    <w:rsid w:val="00A2459C"/>
    <w:rsid w:val="00AC7AAB"/>
    <w:rsid w:val="00B010FF"/>
    <w:rsid w:val="00B10932"/>
    <w:rsid w:val="00B66AB9"/>
    <w:rsid w:val="00CA6C06"/>
    <w:rsid w:val="00CE245B"/>
    <w:rsid w:val="00D26CA1"/>
    <w:rsid w:val="00D439D5"/>
    <w:rsid w:val="00D52A28"/>
    <w:rsid w:val="00DB6CEE"/>
    <w:rsid w:val="00E40CE3"/>
    <w:rsid w:val="00E731D7"/>
    <w:rsid w:val="00E752A5"/>
    <w:rsid w:val="00E94E8E"/>
    <w:rsid w:val="00F763D6"/>
    <w:rsid w:val="00FD6BB1"/>
    <w:rsid w:val="00FF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EBC96"/>
  <w15:chartTrackingRefBased/>
  <w15:docId w15:val="{3FEC4656-0358-4B04-828E-7D183C11B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A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354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2C21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21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HehVavsBhgI" TargetMode="Externa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cSS34Lw91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cq9RHDL2yMM" TargetMode="External"/><Relationship Id="rId15" Type="http://schemas.openxmlformats.org/officeDocument/2006/relationships/diagramQuickStyle" Target="diagrams/quickStyle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Relationship Id="rId22" Type="http://schemas.microsoft.com/office/2011/relationships/people" Target="peop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8CAAC7-F032-4822-A559-CFCAAC45C883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C725BB0F-6BF7-4B50-9E6D-4349858FC5A5}">
      <dgm:prSet phldrT="[Text]"/>
      <dgm:spPr/>
      <dgm:t>
        <a:bodyPr/>
        <a:lstStyle/>
        <a:p>
          <a:pPr algn="ctr"/>
          <a:r>
            <a:rPr lang="en-US"/>
            <a:t>Email</a:t>
          </a:r>
        </a:p>
      </dgm:t>
    </dgm:pt>
    <dgm:pt modelId="{11FF0E91-10C2-42DD-878C-B3DF756A9F93}" type="parTrans" cxnId="{4CDDA425-110F-4AD8-B3D0-177AE8D92B17}">
      <dgm:prSet/>
      <dgm:spPr/>
      <dgm:t>
        <a:bodyPr/>
        <a:lstStyle/>
        <a:p>
          <a:pPr algn="ctr"/>
          <a:endParaRPr lang="en-US"/>
        </a:p>
      </dgm:t>
    </dgm:pt>
    <dgm:pt modelId="{2ABB7735-2EB2-4C99-8242-55F9E6C8B184}" type="sibTrans" cxnId="{4CDDA425-110F-4AD8-B3D0-177AE8D92B17}">
      <dgm:prSet/>
      <dgm:spPr/>
      <dgm:t>
        <a:bodyPr/>
        <a:lstStyle/>
        <a:p>
          <a:pPr algn="ctr"/>
          <a:endParaRPr lang="en-US"/>
        </a:p>
      </dgm:t>
    </dgm:pt>
    <dgm:pt modelId="{3BC05BC4-FB81-49A9-B43D-9FC7A71D2974}">
      <dgm:prSet phldrT="[Text]"/>
      <dgm:spPr/>
      <dgm:t>
        <a:bodyPr/>
        <a:lstStyle/>
        <a:p>
          <a:pPr algn="ctr"/>
          <a:r>
            <a:rPr lang="en-US"/>
            <a:t>Message Body</a:t>
          </a:r>
        </a:p>
      </dgm:t>
    </dgm:pt>
    <dgm:pt modelId="{F3A08F2E-EBC2-4E49-9E1C-7205B9DFC7B4}" type="parTrans" cxnId="{3FAF955E-1A57-4D7B-9539-9F4416F43442}">
      <dgm:prSet/>
      <dgm:spPr/>
      <dgm:t>
        <a:bodyPr/>
        <a:lstStyle/>
        <a:p>
          <a:pPr algn="ctr"/>
          <a:endParaRPr lang="en-US"/>
        </a:p>
      </dgm:t>
    </dgm:pt>
    <dgm:pt modelId="{5B05292F-D97B-4B08-9084-8A4A229ED272}" type="sibTrans" cxnId="{3FAF955E-1A57-4D7B-9539-9F4416F43442}">
      <dgm:prSet/>
      <dgm:spPr/>
      <dgm:t>
        <a:bodyPr/>
        <a:lstStyle/>
        <a:p>
          <a:pPr algn="ctr"/>
          <a:endParaRPr lang="en-US"/>
        </a:p>
      </dgm:t>
    </dgm:pt>
    <dgm:pt modelId="{82A6FEAA-760D-4F03-AB39-9BEC318A79AA}">
      <dgm:prSet phldrT="[Text]"/>
      <dgm:spPr/>
      <dgm:t>
        <a:bodyPr/>
        <a:lstStyle/>
        <a:p>
          <a:pPr algn="ctr"/>
          <a:r>
            <a:rPr lang="en-US"/>
            <a:t>Message Header</a:t>
          </a:r>
          <a:endParaRPr lang="en-US"/>
        </a:p>
      </dgm:t>
    </dgm:pt>
    <dgm:pt modelId="{2E179F83-AB13-4402-9CB5-D6FA644814BD}" type="parTrans" cxnId="{05E6072F-678B-4631-A3CA-B6AA0151DCFF}">
      <dgm:prSet/>
      <dgm:spPr/>
      <dgm:t>
        <a:bodyPr/>
        <a:lstStyle/>
        <a:p>
          <a:pPr algn="ctr"/>
          <a:endParaRPr lang="en-US"/>
        </a:p>
      </dgm:t>
    </dgm:pt>
    <dgm:pt modelId="{4A1FD541-C4B5-4B31-BAF5-F7203821A4D9}" type="sibTrans" cxnId="{05E6072F-678B-4631-A3CA-B6AA0151DCFF}">
      <dgm:prSet/>
      <dgm:spPr/>
      <dgm:t>
        <a:bodyPr/>
        <a:lstStyle/>
        <a:p>
          <a:pPr algn="ctr"/>
          <a:endParaRPr lang="en-US"/>
        </a:p>
      </dgm:t>
    </dgm:pt>
    <dgm:pt modelId="{9327398C-3B2F-44A5-A0A4-D66786466411}" type="pres">
      <dgm:prSet presAssocID="{FD8CAAC7-F032-4822-A559-CFCAAC45C88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BE0150-CF4F-45D8-B195-87D884380C67}" type="pres">
      <dgm:prSet presAssocID="{C725BB0F-6BF7-4B50-9E6D-4349858FC5A5}" presName="hierRoot1" presStyleCnt="0">
        <dgm:presLayoutVars>
          <dgm:hierBranch val="init"/>
        </dgm:presLayoutVars>
      </dgm:prSet>
      <dgm:spPr/>
    </dgm:pt>
    <dgm:pt modelId="{118D4DFE-A240-4D11-9C3F-DAEBDBCCD580}" type="pres">
      <dgm:prSet presAssocID="{C725BB0F-6BF7-4B50-9E6D-4349858FC5A5}" presName="rootComposite1" presStyleCnt="0"/>
      <dgm:spPr/>
    </dgm:pt>
    <dgm:pt modelId="{307CEF1E-9B68-4932-81E7-40240E07A2C9}" type="pres">
      <dgm:prSet presAssocID="{C725BB0F-6BF7-4B50-9E6D-4349858FC5A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2540D72-7996-4612-8069-BDDAEB60FAFA}" type="pres">
      <dgm:prSet presAssocID="{C725BB0F-6BF7-4B50-9E6D-4349858FC5A5}" presName="rootConnector1" presStyleLbl="node1" presStyleIdx="0" presStyleCnt="0"/>
      <dgm:spPr/>
    </dgm:pt>
    <dgm:pt modelId="{0EC5EE28-A8F1-40F6-BFF7-AAD618C30353}" type="pres">
      <dgm:prSet presAssocID="{C725BB0F-6BF7-4B50-9E6D-4349858FC5A5}" presName="hierChild2" presStyleCnt="0"/>
      <dgm:spPr/>
    </dgm:pt>
    <dgm:pt modelId="{AA6CC891-C926-480C-B023-7E268974FC03}" type="pres">
      <dgm:prSet presAssocID="{F3A08F2E-EBC2-4E49-9E1C-7205B9DFC7B4}" presName="Name37" presStyleLbl="parChTrans1D2" presStyleIdx="0" presStyleCnt="2"/>
      <dgm:spPr/>
    </dgm:pt>
    <dgm:pt modelId="{909AD814-6251-4E95-B5D7-0E456F15B0AC}" type="pres">
      <dgm:prSet presAssocID="{3BC05BC4-FB81-49A9-B43D-9FC7A71D2974}" presName="hierRoot2" presStyleCnt="0">
        <dgm:presLayoutVars>
          <dgm:hierBranch val="init"/>
        </dgm:presLayoutVars>
      </dgm:prSet>
      <dgm:spPr/>
    </dgm:pt>
    <dgm:pt modelId="{235553E5-0EF5-4C9A-817F-AE6C0EAC6B87}" type="pres">
      <dgm:prSet presAssocID="{3BC05BC4-FB81-49A9-B43D-9FC7A71D2974}" presName="rootComposite" presStyleCnt="0"/>
      <dgm:spPr/>
    </dgm:pt>
    <dgm:pt modelId="{D40BB0B7-9D23-471D-91A8-846F1275254F}" type="pres">
      <dgm:prSet presAssocID="{3BC05BC4-FB81-49A9-B43D-9FC7A71D2974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084488-B459-4957-9698-2BA82DAECC17}" type="pres">
      <dgm:prSet presAssocID="{3BC05BC4-FB81-49A9-B43D-9FC7A71D2974}" presName="rootConnector" presStyleLbl="node2" presStyleIdx="0" presStyleCnt="2"/>
      <dgm:spPr/>
    </dgm:pt>
    <dgm:pt modelId="{2BAE3555-4CD6-4024-99BE-C117563C4A0D}" type="pres">
      <dgm:prSet presAssocID="{3BC05BC4-FB81-49A9-B43D-9FC7A71D2974}" presName="hierChild4" presStyleCnt="0"/>
      <dgm:spPr/>
    </dgm:pt>
    <dgm:pt modelId="{6E4FF1F3-5EA3-4746-9973-67BCFEBAEB17}" type="pres">
      <dgm:prSet presAssocID="{3BC05BC4-FB81-49A9-B43D-9FC7A71D2974}" presName="hierChild5" presStyleCnt="0"/>
      <dgm:spPr/>
    </dgm:pt>
    <dgm:pt modelId="{041A3D39-4DD7-4548-96DC-DA1789F13C6B}" type="pres">
      <dgm:prSet presAssocID="{2E179F83-AB13-4402-9CB5-D6FA644814BD}" presName="Name37" presStyleLbl="parChTrans1D2" presStyleIdx="1" presStyleCnt="2"/>
      <dgm:spPr/>
    </dgm:pt>
    <dgm:pt modelId="{25EF29A4-133F-4FA4-8BE4-3B23F5B57A15}" type="pres">
      <dgm:prSet presAssocID="{82A6FEAA-760D-4F03-AB39-9BEC318A79AA}" presName="hierRoot2" presStyleCnt="0">
        <dgm:presLayoutVars>
          <dgm:hierBranch val="init"/>
        </dgm:presLayoutVars>
      </dgm:prSet>
      <dgm:spPr/>
    </dgm:pt>
    <dgm:pt modelId="{17A8E730-AEA0-4843-B879-172FF65BA704}" type="pres">
      <dgm:prSet presAssocID="{82A6FEAA-760D-4F03-AB39-9BEC318A79AA}" presName="rootComposite" presStyleCnt="0"/>
      <dgm:spPr/>
    </dgm:pt>
    <dgm:pt modelId="{0D38BF9F-D1F0-498F-BCAC-D6D13AE6D70F}" type="pres">
      <dgm:prSet presAssocID="{82A6FEAA-760D-4F03-AB39-9BEC318A79AA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E58A1CC-D69C-414D-B411-44BA4C519DEE}" type="pres">
      <dgm:prSet presAssocID="{82A6FEAA-760D-4F03-AB39-9BEC318A79AA}" presName="rootConnector" presStyleLbl="node2" presStyleIdx="1" presStyleCnt="2"/>
      <dgm:spPr/>
    </dgm:pt>
    <dgm:pt modelId="{61717BB0-8379-4E98-81CE-3D9A1A508D52}" type="pres">
      <dgm:prSet presAssocID="{82A6FEAA-760D-4F03-AB39-9BEC318A79AA}" presName="hierChild4" presStyleCnt="0"/>
      <dgm:spPr/>
    </dgm:pt>
    <dgm:pt modelId="{44B4F124-C977-4BF9-80E3-1294C138D27D}" type="pres">
      <dgm:prSet presAssocID="{82A6FEAA-760D-4F03-AB39-9BEC318A79AA}" presName="hierChild5" presStyleCnt="0"/>
      <dgm:spPr/>
    </dgm:pt>
    <dgm:pt modelId="{760B72F7-7C9B-48F3-9DC0-36FAD2A57B2F}" type="pres">
      <dgm:prSet presAssocID="{C725BB0F-6BF7-4B50-9E6D-4349858FC5A5}" presName="hierChild3" presStyleCnt="0"/>
      <dgm:spPr/>
    </dgm:pt>
  </dgm:ptLst>
  <dgm:cxnLst>
    <dgm:cxn modelId="{8DAB410B-C156-45FA-9EAF-97B0E8BF8CD5}" type="presOf" srcId="{C725BB0F-6BF7-4B50-9E6D-4349858FC5A5}" destId="{307CEF1E-9B68-4932-81E7-40240E07A2C9}" srcOrd="0" destOrd="0" presId="urn:microsoft.com/office/officeart/2005/8/layout/orgChart1"/>
    <dgm:cxn modelId="{2BC66B0C-5234-45FC-8432-D5DE443BDEC5}" type="presOf" srcId="{82A6FEAA-760D-4F03-AB39-9BEC318A79AA}" destId="{0D38BF9F-D1F0-498F-BCAC-D6D13AE6D70F}" srcOrd="0" destOrd="0" presId="urn:microsoft.com/office/officeart/2005/8/layout/orgChart1"/>
    <dgm:cxn modelId="{BF214F7C-F6C3-4A5D-AD2E-EB15776D88AA}" type="presOf" srcId="{FD8CAAC7-F032-4822-A559-CFCAAC45C883}" destId="{9327398C-3B2F-44A5-A0A4-D66786466411}" srcOrd="0" destOrd="0" presId="urn:microsoft.com/office/officeart/2005/8/layout/orgChart1"/>
    <dgm:cxn modelId="{4CDDA425-110F-4AD8-B3D0-177AE8D92B17}" srcId="{FD8CAAC7-F032-4822-A559-CFCAAC45C883}" destId="{C725BB0F-6BF7-4B50-9E6D-4349858FC5A5}" srcOrd="0" destOrd="0" parTransId="{11FF0E91-10C2-42DD-878C-B3DF756A9F93}" sibTransId="{2ABB7735-2EB2-4C99-8242-55F9E6C8B184}"/>
    <dgm:cxn modelId="{74B07B5A-C58C-49D7-9B47-A5B90D12ADD4}" type="presOf" srcId="{3BC05BC4-FB81-49A9-B43D-9FC7A71D2974}" destId="{D40BB0B7-9D23-471D-91A8-846F1275254F}" srcOrd="0" destOrd="0" presId="urn:microsoft.com/office/officeart/2005/8/layout/orgChart1"/>
    <dgm:cxn modelId="{3E7133A0-6177-4F3E-85DE-8D7F233BCD6E}" type="presOf" srcId="{C725BB0F-6BF7-4B50-9E6D-4349858FC5A5}" destId="{B2540D72-7996-4612-8069-BDDAEB60FAFA}" srcOrd="1" destOrd="0" presId="urn:microsoft.com/office/officeart/2005/8/layout/orgChart1"/>
    <dgm:cxn modelId="{DF4888C6-A6B8-488E-AED5-CE812374FB9E}" type="presOf" srcId="{3BC05BC4-FB81-49A9-B43D-9FC7A71D2974}" destId="{4C084488-B459-4957-9698-2BA82DAECC17}" srcOrd="1" destOrd="0" presId="urn:microsoft.com/office/officeart/2005/8/layout/orgChart1"/>
    <dgm:cxn modelId="{3FAF955E-1A57-4D7B-9539-9F4416F43442}" srcId="{C725BB0F-6BF7-4B50-9E6D-4349858FC5A5}" destId="{3BC05BC4-FB81-49A9-B43D-9FC7A71D2974}" srcOrd="0" destOrd="0" parTransId="{F3A08F2E-EBC2-4E49-9E1C-7205B9DFC7B4}" sibTransId="{5B05292F-D97B-4B08-9084-8A4A229ED272}"/>
    <dgm:cxn modelId="{05E6072F-678B-4631-A3CA-B6AA0151DCFF}" srcId="{C725BB0F-6BF7-4B50-9E6D-4349858FC5A5}" destId="{82A6FEAA-760D-4F03-AB39-9BEC318A79AA}" srcOrd="1" destOrd="0" parTransId="{2E179F83-AB13-4402-9CB5-D6FA644814BD}" sibTransId="{4A1FD541-C4B5-4B31-BAF5-F7203821A4D9}"/>
    <dgm:cxn modelId="{F84BB381-4DD9-4FFA-87E5-280B4D5B3E7E}" type="presOf" srcId="{82A6FEAA-760D-4F03-AB39-9BEC318A79AA}" destId="{DE58A1CC-D69C-414D-B411-44BA4C519DEE}" srcOrd="1" destOrd="0" presId="urn:microsoft.com/office/officeart/2005/8/layout/orgChart1"/>
    <dgm:cxn modelId="{A3751A4E-FD92-40F5-948A-DFFA14EFDD39}" type="presOf" srcId="{2E179F83-AB13-4402-9CB5-D6FA644814BD}" destId="{041A3D39-4DD7-4548-96DC-DA1789F13C6B}" srcOrd="0" destOrd="0" presId="urn:microsoft.com/office/officeart/2005/8/layout/orgChart1"/>
    <dgm:cxn modelId="{182A6EF1-B7CF-4FAB-A64C-13E7667BEE38}" type="presOf" srcId="{F3A08F2E-EBC2-4E49-9E1C-7205B9DFC7B4}" destId="{AA6CC891-C926-480C-B023-7E268974FC03}" srcOrd="0" destOrd="0" presId="urn:microsoft.com/office/officeart/2005/8/layout/orgChart1"/>
    <dgm:cxn modelId="{39D0F0EA-A02B-40C4-899F-8CC696CD33FF}" type="presParOf" srcId="{9327398C-3B2F-44A5-A0A4-D66786466411}" destId="{BEBE0150-CF4F-45D8-B195-87D884380C67}" srcOrd="0" destOrd="0" presId="urn:microsoft.com/office/officeart/2005/8/layout/orgChart1"/>
    <dgm:cxn modelId="{788F31AD-3771-451B-BE09-E61558D2D4AF}" type="presParOf" srcId="{BEBE0150-CF4F-45D8-B195-87D884380C67}" destId="{118D4DFE-A240-4D11-9C3F-DAEBDBCCD580}" srcOrd="0" destOrd="0" presId="urn:microsoft.com/office/officeart/2005/8/layout/orgChart1"/>
    <dgm:cxn modelId="{51700163-35ED-4839-86A6-E4E93E1BAF93}" type="presParOf" srcId="{118D4DFE-A240-4D11-9C3F-DAEBDBCCD580}" destId="{307CEF1E-9B68-4932-81E7-40240E07A2C9}" srcOrd="0" destOrd="0" presId="urn:microsoft.com/office/officeart/2005/8/layout/orgChart1"/>
    <dgm:cxn modelId="{6F2C3182-96A1-43E1-BCEF-51D5D0B9C8D5}" type="presParOf" srcId="{118D4DFE-A240-4D11-9C3F-DAEBDBCCD580}" destId="{B2540D72-7996-4612-8069-BDDAEB60FAFA}" srcOrd="1" destOrd="0" presId="urn:microsoft.com/office/officeart/2005/8/layout/orgChart1"/>
    <dgm:cxn modelId="{D28F76A4-5BED-466B-9E4B-E7F6D8CC439E}" type="presParOf" srcId="{BEBE0150-CF4F-45D8-B195-87D884380C67}" destId="{0EC5EE28-A8F1-40F6-BFF7-AAD618C30353}" srcOrd="1" destOrd="0" presId="urn:microsoft.com/office/officeart/2005/8/layout/orgChart1"/>
    <dgm:cxn modelId="{B2C7B281-6553-41F5-9BE4-8E38C15A2407}" type="presParOf" srcId="{0EC5EE28-A8F1-40F6-BFF7-AAD618C30353}" destId="{AA6CC891-C926-480C-B023-7E268974FC03}" srcOrd="0" destOrd="0" presId="urn:microsoft.com/office/officeart/2005/8/layout/orgChart1"/>
    <dgm:cxn modelId="{F57E9B90-AC7D-48C9-BCAD-EFE4AA621E68}" type="presParOf" srcId="{0EC5EE28-A8F1-40F6-BFF7-AAD618C30353}" destId="{909AD814-6251-4E95-B5D7-0E456F15B0AC}" srcOrd="1" destOrd="0" presId="urn:microsoft.com/office/officeart/2005/8/layout/orgChart1"/>
    <dgm:cxn modelId="{8513B512-82E3-45E3-8B19-D4071E7BE9DD}" type="presParOf" srcId="{909AD814-6251-4E95-B5D7-0E456F15B0AC}" destId="{235553E5-0EF5-4C9A-817F-AE6C0EAC6B87}" srcOrd="0" destOrd="0" presId="urn:microsoft.com/office/officeart/2005/8/layout/orgChart1"/>
    <dgm:cxn modelId="{8D0704D9-08CA-4160-9DCA-86048699119D}" type="presParOf" srcId="{235553E5-0EF5-4C9A-817F-AE6C0EAC6B87}" destId="{D40BB0B7-9D23-471D-91A8-846F1275254F}" srcOrd="0" destOrd="0" presId="urn:microsoft.com/office/officeart/2005/8/layout/orgChart1"/>
    <dgm:cxn modelId="{93A6F7DC-E8F7-4734-A7F8-5A11CF42A392}" type="presParOf" srcId="{235553E5-0EF5-4C9A-817F-AE6C0EAC6B87}" destId="{4C084488-B459-4957-9698-2BA82DAECC17}" srcOrd="1" destOrd="0" presId="urn:microsoft.com/office/officeart/2005/8/layout/orgChart1"/>
    <dgm:cxn modelId="{A56A96CF-F56A-41B3-A9C9-7705B96A923F}" type="presParOf" srcId="{909AD814-6251-4E95-B5D7-0E456F15B0AC}" destId="{2BAE3555-4CD6-4024-99BE-C117563C4A0D}" srcOrd="1" destOrd="0" presId="urn:microsoft.com/office/officeart/2005/8/layout/orgChart1"/>
    <dgm:cxn modelId="{6103F3BB-EB70-4B6D-A730-AE9FE01D3C2E}" type="presParOf" srcId="{909AD814-6251-4E95-B5D7-0E456F15B0AC}" destId="{6E4FF1F3-5EA3-4746-9973-67BCFEBAEB17}" srcOrd="2" destOrd="0" presId="urn:microsoft.com/office/officeart/2005/8/layout/orgChart1"/>
    <dgm:cxn modelId="{7FF52996-26F3-445C-97A3-EA078139DB6E}" type="presParOf" srcId="{0EC5EE28-A8F1-40F6-BFF7-AAD618C30353}" destId="{041A3D39-4DD7-4548-96DC-DA1789F13C6B}" srcOrd="2" destOrd="0" presId="urn:microsoft.com/office/officeart/2005/8/layout/orgChart1"/>
    <dgm:cxn modelId="{C79FCD18-4970-4BC0-83A5-CBCFA6148237}" type="presParOf" srcId="{0EC5EE28-A8F1-40F6-BFF7-AAD618C30353}" destId="{25EF29A4-133F-4FA4-8BE4-3B23F5B57A15}" srcOrd="3" destOrd="0" presId="urn:microsoft.com/office/officeart/2005/8/layout/orgChart1"/>
    <dgm:cxn modelId="{21E83742-A807-4B44-AADA-995A2E3E3B94}" type="presParOf" srcId="{25EF29A4-133F-4FA4-8BE4-3B23F5B57A15}" destId="{17A8E730-AEA0-4843-B879-172FF65BA704}" srcOrd="0" destOrd="0" presId="urn:microsoft.com/office/officeart/2005/8/layout/orgChart1"/>
    <dgm:cxn modelId="{D4708EE9-B934-44CE-BAD7-B8E59D1A2EAB}" type="presParOf" srcId="{17A8E730-AEA0-4843-B879-172FF65BA704}" destId="{0D38BF9F-D1F0-498F-BCAC-D6D13AE6D70F}" srcOrd="0" destOrd="0" presId="urn:microsoft.com/office/officeart/2005/8/layout/orgChart1"/>
    <dgm:cxn modelId="{39BCEBDA-FC36-46E4-AADC-1C93B257BDE8}" type="presParOf" srcId="{17A8E730-AEA0-4843-B879-172FF65BA704}" destId="{DE58A1CC-D69C-414D-B411-44BA4C519DEE}" srcOrd="1" destOrd="0" presId="urn:microsoft.com/office/officeart/2005/8/layout/orgChart1"/>
    <dgm:cxn modelId="{0A437EF5-3C42-4E37-BD86-1E07DF56B373}" type="presParOf" srcId="{25EF29A4-133F-4FA4-8BE4-3B23F5B57A15}" destId="{61717BB0-8379-4E98-81CE-3D9A1A508D52}" srcOrd="1" destOrd="0" presId="urn:microsoft.com/office/officeart/2005/8/layout/orgChart1"/>
    <dgm:cxn modelId="{90255D46-3124-4268-9590-80D781E04320}" type="presParOf" srcId="{25EF29A4-133F-4FA4-8BE4-3B23F5B57A15}" destId="{44B4F124-C977-4BF9-80E3-1294C138D27D}" srcOrd="2" destOrd="0" presId="urn:microsoft.com/office/officeart/2005/8/layout/orgChart1"/>
    <dgm:cxn modelId="{E8A5FCD8-40B2-4E91-B7D0-B7DE8BD70D7C}" type="presParOf" srcId="{BEBE0150-CF4F-45D8-B195-87D884380C67}" destId="{760B72F7-7C9B-48F3-9DC0-36FAD2A57B2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1A3D39-4DD7-4548-96DC-DA1789F13C6B}">
      <dsp:nvSpPr>
        <dsp:cNvPr id="0" name=""/>
        <dsp:cNvSpPr/>
      </dsp:nvSpPr>
      <dsp:spPr>
        <a:xfrm>
          <a:off x="1546860" y="683422"/>
          <a:ext cx="825951" cy="286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347"/>
              </a:lnTo>
              <a:lnTo>
                <a:pt x="825951" y="143347"/>
              </a:lnTo>
              <a:lnTo>
                <a:pt x="825951" y="28669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6CC891-C926-480C-B023-7E268974FC03}">
      <dsp:nvSpPr>
        <dsp:cNvPr id="0" name=""/>
        <dsp:cNvSpPr/>
      </dsp:nvSpPr>
      <dsp:spPr>
        <a:xfrm>
          <a:off x="720908" y="683422"/>
          <a:ext cx="825951" cy="286694"/>
        </a:xfrm>
        <a:custGeom>
          <a:avLst/>
          <a:gdLst/>
          <a:ahLst/>
          <a:cxnLst/>
          <a:rect l="0" t="0" r="0" b="0"/>
          <a:pathLst>
            <a:path>
              <a:moveTo>
                <a:pt x="825951" y="0"/>
              </a:moveTo>
              <a:lnTo>
                <a:pt x="825951" y="143347"/>
              </a:lnTo>
              <a:lnTo>
                <a:pt x="0" y="143347"/>
              </a:lnTo>
              <a:lnTo>
                <a:pt x="0" y="28669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7CEF1E-9B68-4932-81E7-40240E07A2C9}">
      <dsp:nvSpPr>
        <dsp:cNvPr id="0" name=""/>
        <dsp:cNvSpPr/>
      </dsp:nvSpPr>
      <dsp:spPr>
        <a:xfrm>
          <a:off x="864255" y="818"/>
          <a:ext cx="1365209" cy="68260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Email</a:t>
          </a:r>
        </a:p>
      </dsp:txBody>
      <dsp:txXfrm>
        <a:off x="864255" y="818"/>
        <a:ext cx="1365209" cy="682604"/>
      </dsp:txXfrm>
    </dsp:sp>
    <dsp:sp modelId="{D40BB0B7-9D23-471D-91A8-846F1275254F}">
      <dsp:nvSpPr>
        <dsp:cNvPr id="0" name=""/>
        <dsp:cNvSpPr/>
      </dsp:nvSpPr>
      <dsp:spPr>
        <a:xfrm>
          <a:off x="38303" y="970117"/>
          <a:ext cx="1365209" cy="68260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Message Body</a:t>
          </a:r>
        </a:p>
      </dsp:txBody>
      <dsp:txXfrm>
        <a:off x="38303" y="970117"/>
        <a:ext cx="1365209" cy="682604"/>
      </dsp:txXfrm>
    </dsp:sp>
    <dsp:sp modelId="{0D38BF9F-D1F0-498F-BCAC-D6D13AE6D70F}">
      <dsp:nvSpPr>
        <dsp:cNvPr id="0" name=""/>
        <dsp:cNvSpPr/>
      </dsp:nvSpPr>
      <dsp:spPr>
        <a:xfrm>
          <a:off x="1690207" y="970117"/>
          <a:ext cx="1365209" cy="682604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300" kern="1200"/>
            <a:t>Message Header</a:t>
          </a:r>
          <a:endParaRPr lang="en-US" sz="2300" kern="1200"/>
        </a:p>
      </dsp:txBody>
      <dsp:txXfrm>
        <a:off x="1690207" y="970117"/>
        <a:ext cx="1365209" cy="6826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2023-04-12T10:46:00Z</dcterms:created>
  <dcterms:modified xsi:type="dcterms:W3CDTF">2023-04-19T08:47:00Z</dcterms:modified>
</cp:coreProperties>
</file>