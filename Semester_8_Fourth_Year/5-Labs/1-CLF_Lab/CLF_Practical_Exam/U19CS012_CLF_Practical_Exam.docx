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BFB" w:rsidRPr="00296943" w:rsidRDefault="006C4BFB" w:rsidP="006C4BFB">
      <w:pPr>
        <w:jc w:val="center"/>
        <w:rPr>
          <w:ins w:id="0" w:author="Admin" w:date="2023-01-18T17:26:00Z"/>
          <w:rFonts w:ascii="Comic Sans MS" w:hAnsi="Comic Sans MS"/>
          <w:sz w:val="36"/>
          <w:szCs w:val="36"/>
          <w:u w:val="single"/>
        </w:rPr>
      </w:pPr>
      <w:ins w:id="1" w:author="Admin" w:date="2023-01-18T17:26:00Z">
        <w:r>
          <w:rPr>
            <w:rFonts w:ascii="Comic Sans MS" w:hAnsi="Comic Sans MS"/>
            <w:sz w:val="36"/>
            <w:szCs w:val="36"/>
            <w:u w:val="single"/>
          </w:rPr>
          <w:t>Cyber Law and Forensics (CS402</w:t>
        </w:r>
        <w:r w:rsidRPr="00296943">
          <w:rPr>
            <w:rFonts w:ascii="Comic Sans MS" w:hAnsi="Comic Sans MS"/>
            <w:sz w:val="36"/>
            <w:szCs w:val="36"/>
            <w:u w:val="single"/>
          </w:rPr>
          <w:t>)</w:t>
        </w:r>
      </w:ins>
    </w:p>
    <w:p w:rsidR="006C4BFB" w:rsidRPr="00296943" w:rsidRDefault="009E35FC" w:rsidP="006C4BFB">
      <w:pPr>
        <w:jc w:val="center"/>
        <w:rPr>
          <w:ins w:id="2" w:author="Admin" w:date="2023-01-18T17:26:00Z"/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Practical Exam</w:t>
      </w:r>
      <w:r w:rsidR="005D130A">
        <w:rPr>
          <w:rFonts w:ascii="Comic Sans MS" w:hAnsi="Comic Sans MS"/>
          <w:sz w:val="36"/>
          <w:szCs w:val="36"/>
        </w:rPr>
        <w:t xml:space="preserve"> (26-Apr-2023)</w:t>
      </w:r>
    </w:p>
    <w:p w:rsidR="006C4BFB" w:rsidRPr="007D38B8" w:rsidRDefault="006C4BFB" w:rsidP="006C4BFB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ins w:id="3" w:author="Admin" w:date="2023-01-18T17:26:00Z">
        <w:r w:rsidRPr="00296943">
          <w:rPr>
            <w:rFonts w:ascii="Comic Sans MS" w:hAnsi="Comic Sans MS"/>
            <w:b/>
            <w:sz w:val="36"/>
            <w:szCs w:val="36"/>
            <w:u w:val="single"/>
          </w:rPr>
          <w:t>U19CS012</w:t>
        </w:r>
      </w:ins>
    </w:p>
    <w:p w:rsidR="006C4BFB" w:rsidRDefault="006C4BFB" w:rsidP="006C4BFB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  <w:del w:id="4" w:author="Admin" w:date="2023-01-18T17:26:00Z">
        <w:r w:rsidRPr="008205FD" w:rsidDel="006D097C">
          <w:rPr>
            <w:rFonts w:ascii="Comic Sans MS" w:hAnsi="Comic Sans MS"/>
            <w:sz w:val="28"/>
            <w:szCs w:val="28"/>
            <w:rPrChange w:id="5" w:author="Admin" w:date="2023-01-18T17:28:00Z">
              <w:rPr>
                <w:sz w:val="48"/>
                <w:szCs w:val="48"/>
              </w:rPr>
            </w:rPrChange>
          </w:rPr>
          <w:delText>Lab Assignment 1</w:delText>
        </w:r>
      </w:del>
      <w:r>
        <w:rPr>
          <w:rFonts w:ascii="Comic Sans MS" w:hAnsi="Comic Sans MS" w:cs="Rubik"/>
          <w:sz w:val="28"/>
          <w:szCs w:val="28"/>
        </w:rPr>
        <w:t>A</w:t>
      </w:r>
      <w:ins w:id="6" w:author="Admin" w:date="2023-01-18T16:28:00Z">
        <w:r w:rsidRPr="008205FD">
          <w:rPr>
            <w:rFonts w:ascii="Comic Sans MS" w:hAnsi="Comic Sans MS" w:cs="Rubik"/>
            <w:sz w:val="28"/>
            <w:szCs w:val="28"/>
            <w:rPrChange w:id="7" w:author="Admin" w:date="2023-01-18T17:28:00Z">
              <w:rPr>
                <w:rFonts w:ascii="Rubik" w:hAnsi="Rubik" w:cs="Rubik"/>
                <w:sz w:val="32"/>
                <w:szCs w:val="32"/>
              </w:rPr>
            </w:rPrChange>
          </w:rPr>
          <w:t xml:space="preserve">.) </w:t>
        </w:r>
      </w:ins>
      <w:r>
        <w:rPr>
          <w:rFonts w:ascii="Comic Sans MS" w:hAnsi="Comic Sans MS" w:cs="Rubik"/>
          <w:sz w:val="28"/>
          <w:szCs w:val="28"/>
        </w:rPr>
        <w:t>Answer the Following Questions from the Given Evidence Files:</w:t>
      </w:r>
      <w:r w:rsidRPr="002639B8">
        <w:rPr>
          <w:rFonts w:ascii="Comic Sans MS" w:hAnsi="Comic Sans MS" w:cs="Rubik"/>
          <w:sz w:val="28"/>
          <w:szCs w:val="28"/>
        </w:rPr>
        <w:t xml:space="preserve"> </w:t>
      </w:r>
    </w:p>
    <w:p w:rsidR="00E94E8E" w:rsidRDefault="00E94E8E"/>
    <w:p w:rsidR="00D86D8B" w:rsidRDefault="00D86D8B" w:rsidP="00E06D34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  <w:pPrChange w:id="8" w:author="Admin" w:date="2023-04-26T16:56:00Z">
          <w:pPr/>
        </w:pPrChange>
      </w:pPr>
      <w:r>
        <w:rPr>
          <w:rFonts w:ascii="Comic Sans MS" w:hAnsi="Comic Sans MS" w:cs="Rubik"/>
          <w:sz w:val="28"/>
          <w:szCs w:val="28"/>
        </w:rPr>
        <w:t>(1)</w:t>
      </w:r>
      <w:r w:rsidR="003F6670">
        <w:rPr>
          <w:rFonts w:ascii="Comic Sans MS" w:hAnsi="Comic Sans MS" w:cs="Rubik"/>
          <w:sz w:val="28"/>
          <w:szCs w:val="28"/>
        </w:rPr>
        <w:t xml:space="preserve"> </w:t>
      </w:r>
      <w:r w:rsidR="003F6670" w:rsidRPr="003F6670">
        <w:rPr>
          <w:rFonts w:ascii="Comic Sans MS" w:hAnsi="Comic Sans MS" w:cs="Rubik"/>
          <w:sz w:val="28"/>
          <w:szCs w:val="28"/>
        </w:rPr>
        <w:t>Identify the commands that were typed in RUN dialogue box.</w:t>
      </w:r>
    </w:p>
    <w:p w:rsidR="008C3F8B" w:rsidRDefault="008C3F8B">
      <w:pPr>
        <w:rPr>
          <w:rFonts w:ascii="Comic Sans MS" w:hAnsi="Comic Sans MS" w:cs="Rubik"/>
          <w:sz w:val="28"/>
          <w:szCs w:val="28"/>
        </w:rPr>
      </w:pPr>
    </w:p>
    <w:p w:rsidR="003F6670" w:rsidRPr="003F6670" w:rsidRDefault="003F6670" w:rsidP="003F6670">
      <w:pPr>
        <w:rPr>
          <w:rFonts w:ascii="Comic Sans MS" w:hAnsi="Comic Sans MS" w:cs="Rubik"/>
          <w:sz w:val="28"/>
          <w:szCs w:val="28"/>
        </w:rPr>
      </w:pPr>
      <w:proofErr w:type="gramStart"/>
      <w:r w:rsidRPr="003F6670">
        <w:rPr>
          <w:rFonts w:ascii="Comic Sans MS" w:hAnsi="Comic Sans MS" w:cs="Rubik"/>
          <w:sz w:val="28"/>
          <w:szCs w:val="28"/>
        </w:rPr>
        <w:t>HKCU(</w:t>
      </w:r>
      <w:proofErr w:type="gramEnd"/>
      <w:r w:rsidRPr="003F6670">
        <w:rPr>
          <w:rFonts w:ascii="Comic Sans MS" w:hAnsi="Comic Sans MS" w:cs="Rubik"/>
          <w:sz w:val="28"/>
          <w:szCs w:val="28"/>
        </w:rPr>
        <w:t>ntuser.da</w:t>
      </w:r>
      <w:r w:rsidR="00246414">
        <w:rPr>
          <w:rFonts w:ascii="Comic Sans MS" w:hAnsi="Comic Sans MS" w:cs="Rubik"/>
          <w:sz w:val="28"/>
          <w:szCs w:val="28"/>
        </w:rPr>
        <w:t>t)\SOFTWARE\Microsoft\Windows\</w:t>
      </w:r>
      <w:r w:rsidR="003C0CBE">
        <w:rPr>
          <w:rFonts w:ascii="Comic Sans MS" w:hAnsi="Comic Sans MS" w:cs="Rubik"/>
          <w:sz w:val="28"/>
          <w:szCs w:val="28"/>
        </w:rPr>
        <w:t>C</w:t>
      </w:r>
      <w:r w:rsidR="00246414">
        <w:rPr>
          <w:rFonts w:ascii="Comic Sans MS" w:hAnsi="Comic Sans MS" w:cs="Rubik"/>
          <w:sz w:val="28"/>
          <w:szCs w:val="28"/>
        </w:rPr>
        <w:t>urrentVersion\</w:t>
      </w:r>
      <w:r w:rsidR="003C0CBE">
        <w:rPr>
          <w:rFonts w:ascii="Comic Sans MS" w:hAnsi="Comic Sans MS" w:cs="Rubik"/>
          <w:sz w:val="28"/>
          <w:szCs w:val="28"/>
        </w:rPr>
        <w:t>Explorer</w:t>
      </w:r>
    </w:p>
    <w:p w:rsidR="003F6670" w:rsidRDefault="003C0CBE" w:rsidP="0035455F">
      <w:pPr>
        <w:jc w:val="center"/>
        <w:rPr>
          <w:rFonts w:ascii="Comic Sans MS" w:hAnsi="Comic Sans MS" w:cs="Rubik"/>
          <w:sz w:val="28"/>
          <w:szCs w:val="28"/>
        </w:rPr>
      </w:pPr>
      <w:r w:rsidRPr="0035455F">
        <w:rPr>
          <w:rFonts w:ascii="Comic Sans MS" w:hAnsi="Comic Sans MS" w:cs="Rubik"/>
          <w:sz w:val="28"/>
          <w:szCs w:val="28"/>
          <w:bdr w:val="single" w:sz="4" w:space="0" w:color="auto"/>
        </w:rPr>
        <w:t xml:space="preserve">-&gt; </w:t>
      </w:r>
      <w:r w:rsidRPr="0035455F">
        <w:rPr>
          <w:rFonts w:ascii="Comic Sans MS" w:hAnsi="Comic Sans MS" w:cs="Rubik"/>
          <w:b/>
          <w:sz w:val="28"/>
          <w:szCs w:val="28"/>
          <w:bdr w:val="single" w:sz="4" w:space="0" w:color="auto"/>
          <w:rPrChange w:id="9" w:author="Admin" w:date="2023-04-26T16:56:00Z">
            <w:rPr>
              <w:rFonts w:ascii="Comic Sans MS" w:hAnsi="Comic Sans MS" w:cs="Rubik"/>
              <w:sz w:val="28"/>
              <w:szCs w:val="28"/>
            </w:rPr>
          </w:rPrChange>
        </w:rPr>
        <w:t>\</w:t>
      </w:r>
      <w:proofErr w:type="spellStart"/>
      <w:r w:rsidR="003F6670" w:rsidRPr="0035455F">
        <w:rPr>
          <w:rFonts w:ascii="Comic Sans MS" w:hAnsi="Comic Sans MS" w:cs="Rubik"/>
          <w:b/>
          <w:sz w:val="28"/>
          <w:szCs w:val="28"/>
          <w:bdr w:val="single" w:sz="4" w:space="0" w:color="auto"/>
          <w:rPrChange w:id="10" w:author="Admin" w:date="2023-04-26T16:56:00Z">
            <w:rPr>
              <w:rFonts w:ascii="Comic Sans MS" w:hAnsi="Comic Sans MS" w:cs="Rubik"/>
              <w:sz w:val="28"/>
              <w:szCs w:val="28"/>
            </w:rPr>
          </w:rPrChange>
        </w:rPr>
        <w:t>RunMRU</w:t>
      </w:r>
      <w:proofErr w:type="spellEnd"/>
      <w:r w:rsidR="003F6670" w:rsidRPr="0035455F">
        <w:rPr>
          <w:rFonts w:ascii="Comic Sans MS" w:hAnsi="Comic Sans MS" w:cs="Rubik"/>
          <w:sz w:val="28"/>
          <w:szCs w:val="28"/>
          <w:bdr w:val="single" w:sz="4" w:space="0" w:color="auto"/>
        </w:rPr>
        <w:t xml:space="preserve"> Shows MRU (Most Recent Used) run command</w:t>
      </w:r>
    </w:p>
    <w:p w:rsidR="0042224B" w:rsidRDefault="0042224B">
      <w:pPr>
        <w:rPr>
          <w:rFonts w:ascii="Comic Sans MS" w:hAnsi="Comic Sans MS" w:cs="Rubik"/>
          <w:sz w:val="28"/>
          <w:szCs w:val="28"/>
        </w:rPr>
      </w:pPr>
    </w:p>
    <w:p w:rsidR="003F6670" w:rsidRDefault="0042224B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1. Default – Nothing Found</w:t>
      </w:r>
    </w:p>
    <w:p w:rsidR="0011570D" w:rsidRDefault="0042224B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</w:t>
      </w:r>
      <w:r w:rsidR="0011570D" w:rsidRPr="0011570D">
        <w:rPr>
          <w:rFonts w:ascii="Comic Sans MS" w:hAnsi="Comic Sans MS" w:cs="Rubik"/>
          <w:sz w:val="28"/>
          <w:szCs w:val="28"/>
        </w:rPr>
        <w:t>C:\Users\Admin\Desktop\</w:t>
      </w:r>
      <w:proofErr w:type="spellStart"/>
      <w:r w:rsidR="0011570D" w:rsidRPr="0011570D">
        <w:rPr>
          <w:rFonts w:ascii="Comic Sans MS" w:hAnsi="Comic Sans MS" w:cs="Rubik"/>
          <w:sz w:val="28"/>
          <w:szCs w:val="28"/>
        </w:rPr>
        <w:t>CLF_Practical_Exam</w:t>
      </w:r>
      <w:proofErr w:type="spellEnd"/>
      <w:r w:rsidR="0011570D" w:rsidRPr="0011570D">
        <w:rPr>
          <w:rFonts w:ascii="Comic Sans MS" w:hAnsi="Comic Sans MS" w:cs="Rubik"/>
          <w:sz w:val="28"/>
          <w:szCs w:val="28"/>
        </w:rPr>
        <w:t>\C\Users\Default</w:t>
      </w:r>
      <w:r>
        <w:rPr>
          <w:rFonts w:ascii="Comic Sans MS" w:hAnsi="Comic Sans MS" w:cs="Rubik"/>
          <w:sz w:val="28"/>
          <w:szCs w:val="28"/>
        </w:rPr>
        <w:t>)</w:t>
      </w:r>
    </w:p>
    <w:p w:rsidR="0011570D" w:rsidRDefault="0011570D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B7167EE" wp14:editId="7F4D3FFB">
            <wp:extent cx="6858000" cy="167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8D" w:rsidRDefault="009B7D8D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2. HP</w:t>
      </w:r>
      <w:r w:rsidR="003E10E4">
        <w:rPr>
          <w:rFonts w:ascii="Comic Sans MS" w:hAnsi="Comic Sans MS" w:cs="Rubik"/>
          <w:sz w:val="28"/>
          <w:szCs w:val="28"/>
        </w:rPr>
        <w:t xml:space="preserve"> - Found</w:t>
      </w:r>
    </w:p>
    <w:p w:rsidR="0011570D" w:rsidRDefault="0011570D">
      <w:pPr>
        <w:rPr>
          <w:rFonts w:ascii="Comic Sans MS" w:hAnsi="Comic Sans MS" w:cs="Rubik"/>
          <w:sz w:val="28"/>
          <w:szCs w:val="28"/>
        </w:rPr>
      </w:pPr>
    </w:p>
    <w:p w:rsidR="00D86D8B" w:rsidRDefault="00D86D8B" w:rsidP="00D86D8B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574F4D" w:rsidRDefault="00574F4D" w:rsidP="00574F4D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Registry Explorer by Eric Zimmerman</w:t>
      </w:r>
    </w:p>
    <w:p w:rsidR="00D86D8B" w:rsidRDefault="00D86D8B"/>
    <w:p w:rsidR="00D86D8B" w:rsidRDefault="00D86D8B" w:rsidP="00D86D8B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126472" w:rsidRDefault="00126472" w:rsidP="00126472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NTUSER.DAT</w:t>
      </w:r>
    </w:p>
    <w:p w:rsidR="00126472" w:rsidRDefault="00B65B31" w:rsidP="00126472">
      <w:pPr>
        <w:rPr>
          <w:rFonts w:ascii="Comic Sans MS" w:hAnsi="Comic Sans MS" w:cs="Rubik"/>
          <w:sz w:val="28"/>
          <w:szCs w:val="28"/>
        </w:rPr>
      </w:pPr>
      <w:r w:rsidRPr="00B65B31">
        <w:rPr>
          <w:rFonts w:ascii="Comic Sans MS" w:hAnsi="Comic Sans MS" w:cs="Rubik"/>
          <w:b/>
          <w:sz w:val="28"/>
          <w:szCs w:val="28"/>
          <w:u w:val="single"/>
        </w:rPr>
        <w:lastRenderedPageBreak/>
        <w:t>Location</w:t>
      </w:r>
      <w:r w:rsidR="00631A2C">
        <w:rPr>
          <w:rFonts w:ascii="Comic Sans MS" w:hAnsi="Comic Sans MS" w:cs="Rubik"/>
          <w:sz w:val="28"/>
          <w:szCs w:val="28"/>
        </w:rPr>
        <w:t xml:space="preserve">: </w:t>
      </w:r>
      <w:r w:rsidR="00E57F15" w:rsidRPr="00E57F15">
        <w:rPr>
          <w:rFonts w:ascii="Comic Sans MS" w:hAnsi="Comic Sans MS" w:cs="Rubik"/>
          <w:sz w:val="28"/>
          <w:szCs w:val="28"/>
        </w:rPr>
        <w:t>C:\Users\Admin\Desktop\CLF_Practical_Exam\C\Users\HP</w:t>
      </w:r>
      <w:r w:rsidR="00F45028">
        <w:rPr>
          <w:rFonts w:ascii="Comic Sans MS" w:hAnsi="Comic Sans MS" w:cs="Rubik"/>
          <w:sz w:val="28"/>
          <w:szCs w:val="28"/>
        </w:rPr>
        <w:t>\NTUSER.DAT</w:t>
      </w:r>
    </w:p>
    <w:p w:rsidR="00D86D8B" w:rsidRDefault="00D86D8B"/>
    <w:p w:rsidR="00C201AE" w:rsidRDefault="00C201AE">
      <w:pPr>
        <w:rPr>
          <w:rFonts w:ascii="Comic Sans MS" w:hAnsi="Comic Sans MS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D514A18" wp14:editId="4E8014FF">
            <wp:extent cx="6858000" cy="3710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AE" w:rsidRPr="008C3F8B" w:rsidRDefault="00C201AE" w:rsidP="00DB0D43">
      <w:pPr>
        <w:jc w:val="center"/>
        <w:rPr>
          <w:rFonts w:ascii="Comic Sans MS" w:hAnsi="Comic Sans MS"/>
          <w:sz w:val="28"/>
          <w:szCs w:val="28"/>
        </w:rPr>
        <w:pPrChange w:id="11" w:author="Admin" w:date="2023-04-26T17:05:00Z">
          <w:pPr/>
        </w:pPrChange>
      </w:pPr>
      <w:r>
        <w:rPr>
          <w:noProof/>
          <w:lang w:bidi="ar-SA"/>
        </w:rPr>
        <w:drawing>
          <wp:inline distT="0" distB="0" distL="0" distR="0" wp14:anchorId="5750617E" wp14:editId="0D9F8C0A">
            <wp:extent cx="2223054" cy="2324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484" cy="23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632" w:rsidRDefault="00DF5632"/>
    <w:p w:rsidR="00D86D8B" w:rsidRDefault="00D86D8B" w:rsidP="00150B5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7D0F36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Path</w:t>
      </w:r>
    </w:p>
    <w:p w:rsidR="00AB1030" w:rsidRDefault="006C6ABC">
      <w:pPr>
        <w:rPr>
          <w:rFonts w:ascii="Comic Sans MS" w:hAnsi="Comic Sans MS" w:cs="Rubik"/>
          <w:sz w:val="28"/>
          <w:szCs w:val="28"/>
        </w:rPr>
      </w:pPr>
      <w:r w:rsidRPr="006C6ABC">
        <w:rPr>
          <w:rFonts w:ascii="Comic Sans MS" w:hAnsi="Comic Sans MS" w:cs="Rubik"/>
          <w:sz w:val="28"/>
          <w:szCs w:val="28"/>
        </w:rPr>
        <w:t>Software\Microsoft\Windows\</w:t>
      </w:r>
      <w:proofErr w:type="spellStart"/>
      <w:r w:rsidRPr="006C6ABC">
        <w:rPr>
          <w:rFonts w:ascii="Comic Sans MS" w:hAnsi="Comic Sans MS" w:cs="Rubik"/>
          <w:sz w:val="28"/>
          <w:szCs w:val="28"/>
        </w:rPr>
        <w:t>CurrentVersion</w:t>
      </w:r>
      <w:proofErr w:type="spellEnd"/>
      <w:r w:rsidRPr="006C6ABC">
        <w:rPr>
          <w:rFonts w:ascii="Comic Sans MS" w:hAnsi="Comic Sans MS" w:cs="Rubik"/>
          <w:sz w:val="28"/>
          <w:szCs w:val="28"/>
        </w:rPr>
        <w:t>\Explorer\</w:t>
      </w:r>
      <w:proofErr w:type="spellStart"/>
      <w:r w:rsidRPr="006C6ABC">
        <w:rPr>
          <w:rFonts w:ascii="Comic Sans MS" w:hAnsi="Comic Sans MS" w:cs="Rubik"/>
          <w:sz w:val="28"/>
          <w:szCs w:val="28"/>
        </w:rPr>
        <w:t>RunMRU</w:t>
      </w:r>
      <w:proofErr w:type="spellEnd"/>
    </w:p>
    <w:p w:rsidR="004C0514" w:rsidRDefault="004C0514">
      <w:pPr>
        <w:rPr>
          <w:rFonts w:ascii="Comic Sans MS" w:hAnsi="Comic Sans MS" w:cs="Rubik"/>
          <w:sz w:val="28"/>
          <w:szCs w:val="28"/>
        </w:rPr>
      </w:pPr>
    </w:p>
    <w:p w:rsidR="00AB1030" w:rsidRDefault="00AB1030" w:rsidP="00D65039">
      <w:pP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65039">
        <w:rPr>
          <w:rFonts w:ascii="Comic Sans MS" w:hAnsi="Comic Sans MS" w:cs="Rubik"/>
          <w:b/>
          <w:sz w:val="28"/>
          <w:szCs w:val="28"/>
          <w:u w:val="single"/>
          <w:shd w:val="clear" w:color="auto" w:fill="E2EFD9" w:themeFill="accent6" w:themeFillTint="33"/>
        </w:rPr>
        <w:t>Final Answer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AB1030" w:rsidRDefault="00B22D3C" w:rsidP="00B22D3C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52B36408" wp14:editId="47115C66">
            <wp:extent cx="2223054" cy="2324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484" cy="232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14" w:rsidRDefault="004C0514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8D207D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  <w:pPrChange w:id="12" w:author="Admin" w:date="2023-04-26T16:56:00Z">
          <w:pPr/>
        </w:pPrChange>
      </w:pPr>
      <w:r>
        <w:rPr>
          <w:rFonts w:ascii="Comic Sans MS" w:hAnsi="Comic Sans MS" w:cs="Rubik"/>
          <w:sz w:val="28"/>
          <w:szCs w:val="28"/>
        </w:rPr>
        <w:t>(2)</w:t>
      </w:r>
      <w:r w:rsidRPr="00953E91">
        <w:rPr>
          <w:rFonts w:ascii="Comic Sans MS" w:hAnsi="Comic Sans MS" w:cs="Rubik"/>
          <w:sz w:val="28"/>
          <w:szCs w:val="28"/>
        </w:rPr>
        <w:t xml:space="preserve"> </w:t>
      </w:r>
      <w:r w:rsidR="00C56853" w:rsidRPr="00C56853">
        <w:rPr>
          <w:rFonts w:ascii="Comic Sans MS" w:hAnsi="Comic Sans MS" w:cs="Rubik"/>
          <w:sz w:val="28"/>
          <w:szCs w:val="28"/>
        </w:rPr>
        <w:t>When the log_tempering.csv was last opened?</w:t>
      </w:r>
    </w:p>
    <w:p w:rsidR="00361262" w:rsidRDefault="00361262" w:rsidP="00361262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4078D9" w:rsidDel="00E77B30" w:rsidRDefault="004078D9" w:rsidP="00361262">
      <w:pPr>
        <w:rPr>
          <w:del w:id="13" w:author="Admin" w:date="2023-04-26T17:05:00Z"/>
        </w:rPr>
      </w:pPr>
      <w:r>
        <w:rPr>
          <w:rFonts w:ascii="Comic Sans MS" w:hAnsi="Comic Sans MS" w:cs="Rubik"/>
          <w:sz w:val="28"/>
          <w:szCs w:val="28"/>
        </w:rPr>
        <w:t>Registry Explorer by Eric Zimmerman</w:t>
      </w:r>
    </w:p>
    <w:p w:rsidR="00E77B30" w:rsidRDefault="00E77B30" w:rsidP="004078D9">
      <w:pPr>
        <w:rPr>
          <w:ins w:id="14" w:author="Admin" w:date="2023-04-26T17:05:00Z"/>
          <w:rFonts w:ascii="Comic Sans MS" w:hAnsi="Comic Sans MS" w:cs="Rubik"/>
          <w:sz w:val="28"/>
          <w:szCs w:val="28"/>
        </w:rPr>
      </w:pPr>
    </w:p>
    <w:p w:rsidR="00361262" w:rsidDel="00E77B30" w:rsidRDefault="00361262" w:rsidP="00361262">
      <w:pPr>
        <w:rPr>
          <w:del w:id="15" w:author="Admin" w:date="2023-04-26T17:05:00Z"/>
        </w:rPr>
      </w:pPr>
    </w:p>
    <w:p w:rsidR="00361262" w:rsidRDefault="00361262" w:rsidP="00361262"/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186AF3" w:rsidRDefault="00186AF3" w:rsidP="00186AF3">
      <w:pPr>
        <w:rPr>
          <w:ins w:id="16" w:author="Admin" w:date="2023-04-26T16:36:00Z"/>
          <w:rFonts w:ascii="Comic Sans MS" w:hAnsi="Comic Sans MS" w:cs="Rubik"/>
          <w:sz w:val="28"/>
          <w:szCs w:val="28"/>
        </w:rPr>
      </w:pPr>
      <w:ins w:id="17" w:author="Admin" w:date="2023-04-26T16:36:00Z">
        <w:r>
          <w:rPr>
            <w:rFonts w:ascii="Comic Sans MS" w:hAnsi="Comic Sans MS" w:cs="Rubik"/>
            <w:sz w:val="28"/>
            <w:szCs w:val="28"/>
          </w:rPr>
          <w:t>NTUSER.DAT</w:t>
        </w:r>
      </w:ins>
    </w:p>
    <w:p w:rsidR="00186AF3" w:rsidRDefault="00BE5CC3" w:rsidP="00186AF3">
      <w:pPr>
        <w:rPr>
          <w:ins w:id="18" w:author="Admin" w:date="2023-04-26T16:36:00Z"/>
          <w:rFonts w:ascii="Comic Sans MS" w:hAnsi="Comic Sans MS" w:cs="Rubik"/>
          <w:sz w:val="28"/>
          <w:szCs w:val="28"/>
        </w:rPr>
      </w:pPr>
      <w:ins w:id="19" w:author="Admin" w:date="2023-04-26T16:36:00Z">
        <w:r w:rsidRPr="00BE5CC3">
          <w:rPr>
            <w:rFonts w:ascii="Comic Sans MS" w:hAnsi="Comic Sans MS" w:cs="Rubik"/>
            <w:b/>
            <w:sz w:val="28"/>
            <w:szCs w:val="28"/>
            <w:u w:val="single"/>
            <w:rPrChange w:id="20" w:author="Admin" w:date="2023-04-26T17:06:00Z">
              <w:rPr>
                <w:rFonts w:ascii="Comic Sans MS" w:hAnsi="Comic Sans MS" w:cs="Rubik"/>
                <w:sz w:val="28"/>
                <w:szCs w:val="28"/>
              </w:rPr>
            </w:rPrChange>
          </w:rPr>
          <w:t>Location</w:t>
        </w:r>
        <w:r w:rsidR="00186AF3">
          <w:rPr>
            <w:rFonts w:ascii="Comic Sans MS" w:hAnsi="Comic Sans MS" w:cs="Rubik"/>
            <w:sz w:val="28"/>
            <w:szCs w:val="28"/>
          </w:rPr>
          <w:t xml:space="preserve">: </w:t>
        </w:r>
        <w:r w:rsidR="00186AF3" w:rsidRPr="00E57F15">
          <w:rPr>
            <w:rFonts w:ascii="Comic Sans MS" w:hAnsi="Comic Sans MS" w:cs="Rubik"/>
            <w:sz w:val="28"/>
            <w:szCs w:val="28"/>
          </w:rPr>
          <w:t>C:\Users\Admin\Desktop\CLF_Practical_Exam\C\Users\HP</w:t>
        </w:r>
        <w:r w:rsidR="00186AF3">
          <w:rPr>
            <w:rFonts w:ascii="Comic Sans MS" w:hAnsi="Comic Sans MS" w:cs="Rubik"/>
            <w:sz w:val="28"/>
            <w:szCs w:val="28"/>
          </w:rPr>
          <w:t>\NTUSER.DAT</w:t>
        </w:r>
      </w:ins>
    </w:p>
    <w:p w:rsidR="00361262" w:rsidRDefault="00361262" w:rsidP="00361262"/>
    <w:p w:rsidR="00361262" w:rsidDel="00186AF3" w:rsidRDefault="00361262" w:rsidP="00361262">
      <w:pPr>
        <w:rPr>
          <w:del w:id="21" w:author="Admin" w:date="2023-04-26T16:35:00Z"/>
        </w:rPr>
      </w:pPr>
    </w:p>
    <w:p w:rsidR="00361262" w:rsidRPr="008C3F8B" w:rsidDel="00186AF3" w:rsidRDefault="00361262" w:rsidP="00361262">
      <w:pPr>
        <w:rPr>
          <w:del w:id="22" w:author="Admin" w:date="2023-04-26T16:35:00Z"/>
          <w:rFonts w:ascii="Comic Sans MS" w:hAnsi="Comic Sans MS"/>
          <w:sz w:val="28"/>
          <w:szCs w:val="28"/>
        </w:rPr>
      </w:pPr>
      <w:del w:id="23" w:author="Admin" w:date="2023-04-26T16:35:00Z">
        <w:r w:rsidRPr="008C3F8B" w:rsidDel="00186AF3">
          <w:rPr>
            <w:rFonts w:ascii="Comic Sans MS" w:hAnsi="Comic Sans MS"/>
            <w:sz w:val="28"/>
            <w:szCs w:val="28"/>
          </w:rPr>
          <w:delText>&lt;Image&gt;</w:delText>
        </w:r>
      </w:del>
    </w:p>
    <w:p w:rsidR="00361262" w:rsidRDefault="005F137E" w:rsidP="00361262">
      <w:r>
        <w:rPr>
          <w:noProof/>
          <w:lang w:bidi="ar-SA"/>
        </w:rPr>
        <w:drawing>
          <wp:inline distT="0" distB="0" distL="0" distR="0" wp14:anchorId="0188F2FC" wp14:editId="0E43F0EF">
            <wp:extent cx="68580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7D0F36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Path</w:t>
      </w:r>
    </w:p>
    <w:p w:rsidR="00B8058B" w:rsidRDefault="00B8058B" w:rsidP="00B8058B">
      <w:pPr>
        <w:rPr>
          <w:rFonts w:ascii="Comic Sans MS" w:hAnsi="Comic Sans MS" w:cs="Rubik"/>
          <w:sz w:val="28"/>
          <w:szCs w:val="28"/>
        </w:rPr>
      </w:pPr>
      <w:r w:rsidRPr="00041B27">
        <w:rPr>
          <w:rFonts w:ascii="Comic Sans MS" w:hAnsi="Comic Sans MS" w:cs="Rubik"/>
          <w:sz w:val="28"/>
          <w:szCs w:val="28"/>
        </w:rPr>
        <w:t xml:space="preserve">System (HKLM) \ Software \ Microsoft \ Windows \ Current Version \ </w:t>
      </w:r>
      <w:proofErr w:type="spellStart"/>
      <w:r w:rsidRPr="00041B27">
        <w:rPr>
          <w:rFonts w:ascii="Comic Sans MS" w:hAnsi="Comic Sans MS" w:cs="Rubik"/>
          <w:sz w:val="28"/>
          <w:szCs w:val="28"/>
        </w:rPr>
        <w:t>RecentDocs</w:t>
      </w:r>
      <w:proofErr w:type="spellEnd"/>
      <w:r>
        <w:rPr>
          <w:rFonts w:ascii="Comic Sans MS" w:hAnsi="Comic Sans MS" w:cs="Rubik"/>
          <w:sz w:val="28"/>
          <w:szCs w:val="28"/>
        </w:rPr>
        <w:t xml:space="preserve"> </w:t>
      </w:r>
    </w:p>
    <w:p w:rsidR="00361262" w:rsidRDefault="00361262" w:rsidP="00361262">
      <w:pPr>
        <w:rPr>
          <w:rFonts w:ascii="Comic Sans MS" w:hAnsi="Comic Sans MS" w:cs="Rubik"/>
          <w:sz w:val="28"/>
          <w:szCs w:val="28"/>
        </w:rPr>
      </w:pPr>
    </w:p>
    <w:p w:rsidR="00361262" w:rsidDel="00186AF3" w:rsidRDefault="00361262" w:rsidP="00361262">
      <w:pPr>
        <w:rPr>
          <w:del w:id="24" w:author="Admin" w:date="2023-04-26T16:35:00Z"/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65039">
        <w:rPr>
          <w:rFonts w:ascii="Comic Sans MS" w:hAnsi="Comic Sans MS" w:cs="Rubik"/>
          <w:b/>
          <w:sz w:val="28"/>
          <w:szCs w:val="28"/>
          <w:u w:val="single"/>
          <w:shd w:val="clear" w:color="auto" w:fill="E2EFD9" w:themeFill="accent6" w:themeFillTint="33"/>
        </w:rPr>
        <w:t>Final Answer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361262" w:rsidRDefault="007D1B28" w:rsidP="007D1B28">
      <w:pPr>
        <w:jc w:val="center"/>
        <w:rPr>
          <w:ins w:id="25" w:author="Admin" w:date="2023-04-26T16:56:00Z"/>
          <w:rFonts w:ascii="Comic Sans MS" w:hAnsi="Comic Sans MS" w:cs="Rubik"/>
          <w:sz w:val="28"/>
          <w:szCs w:val="28"/>
        </w:rPr>
        <w:pPrChange w:id="26" w:author="Admin" w:date="2023-04-26T16:35:00Z">
          <w:pPr/>
        </w:pPrChange>
      </w:pPr>
      <w:r>
        <w:rPr>
          <w:noProof/>
          <w:lang w:bidi="ar-SA"/>
        </w:rPr>
        <w:drawing>
          <wp:inline distT="0" distB="0" distL="0" distR="0" wp14:anchorId="5696BDAB" wp14:editId="7A2FA491">
            <wp:extent cx="1342857" cy="371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7B" w:rsidRDefault="003B317B" w:rsidP="007D1B28">
      <w:pPr>
        <w:jc w:val="center"/>
        <w:rPr>
          <w:rFonts w:ascii="Comic Sans MS" w:hAnsi="Comic Sans MS" w:cs="Rubik"/>
          <w:sz w:val="28"/>
          <w:szCs w:val="28"/>
        </w:rPr>
        <w:pPrChange w:id="27" w:author="Admin" w:date="2023-04-26T16:35:00Z">
          <w:pPr/>
        </w:pPrChange>
      </w:pPr>
    </w:p>
    <w:p w:rsidR="00361262" w:rsidRDefault="00361262" w:rsidP="003B317B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  <w:pPrChange w:id="28" w:author="Admin" w:date="2023-04-26T16:56:00Z">
          <w:pPr/>
        </w:pPrChange>
      </w:pPr>
      <w:r>
        <w:rPr>
          <w:rFonts w:ascii="Comic Sans MS" w:hAnsi="Comic Sans MS" w:cs="Rubik"/>
          <w:sz w:val="28"/>
          <w:szCs w:val="28"/>
        </w:rPr>
        <w:t>(3)</w:t>
      </w:r>
      <w:r w:rsidRPr="00953E91">
        <w:rPr>
          <w:rFonts w:ascii="Comic Sans MS" w:hAnsi="Comic Sans MS" w:cs="Rubik"/>
          <w:sz w:val="28"/>
          <w:szCs w:val="28"/>
        </w:rPr>
        <w:t xml:space="preserve"> </w:t>
      </w:r>
      <w:ins w:id="29" w:author="Admin" w:date="2023-04-26T16:36:00Z">
        <w:r w:rsidR="00892F0A" w:rsidRPr="00892F0A">
          <w:rPr>
            <w:rFonts w:ascii="Comic Sans MS" w:hAnsi="Comic Sans MS" w:cs="Rubik"/>
            <w:sz w:val="28"/>
            <w:szCs w:val="28"/>
          </w:rPr>
          <w:t>Identify USB devices attached to the system.</w:t>
        </w:r>
      </w:ins>
    </w:p>
    <w:p w:rsidR="00361262" w:rsidRDefault="00361262" w:rsidP="00361262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361262" w:rsidRDefault="00451695" w:rsidP="00451695">
      <w:ins w:id="30" w:author="Admin" w:date="2023-04-26T16:41:00Z">
        <w:r>
          <w:rPr>
            <w:rFonts w:ascii="Comic Sans MS" w:hAnsi="Comic Sans MS" w:cs="Rubik"/>
            <w:sz w:val="28"/>
            <w:szCs w:val="28"/>
          </w:rPr>
          <w:t>USB Detective</w:t>
        </w:r>
      </w:ins>
    </w:p>
    <w:p w:rsidR="00361262" w:rsidRDefault="00361262" w:rsidP="00361262"/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0875DB" w:rsidRDefault="000875DB" w:rsidP="00301AA2">
      <w:pPr>
        <w:pStyle w:val="ListParagraph"/>
        <w:numPr>
          <w:ilvl w:val="0"/>
          <w:numId w:val="1"/>
        </w:numPr>
        <w:rPr>
          <w:ins w:id="31" w:author="Admin" w:date="2023-04-26T16:40:00Z"/>
          <w:rFonts w:ascii="Comic Sans MS" w:hAnsi="Comic Sans MS" w:cs="Rubik"/>
          <w:sz w:val="28"/>
          <w:szCs w:val="28"/>
        </w:rPr>
      </w:pPr>
      <w:ins w:id="32" w:author="Admin" w:date="2023-04-26T16:40:00Z">
        <w:r>
          <w:rPr>
            <w:rFonts w:ascii="Comic Sans MS" w:hAnsi="Comic Sans MS" w:cs="Rubik"/>
            <w:sz w:val="28"/>
            <w:szCs w:val="28"/>
          </w:rPr>
          <w:lastRenderedPageBreak/>
          <w:t>SYSTEM Hive</w:t>
        </w:r>
      </w:ins>
      <w:ins w:id="33" w:author="Admin" w:date="2023-04-26T16:41:00Z">
        <w:r w:rsidR="00301AA2">
          <w:rPr>
            <w:rFonts w:ascii="Comic Sans MS" w:hAnsi="Comic Sans MS" w:cs="Rubik"/>
            <w:sz w:val="28"/>
            <w:szCs w:val="28"/>
          </w:rPr>
          <w:t xml:space="preserve"> (</w:t>
        </w:r>
        <w:r w:rsidR="00301AA2" w:rsidRPr="00301AA2">
          <w:rPr>
            <w:rFonts w:ascii="Comic Sans MS" w:hAnsi="Comic Sans MS" w:cs="Rubik"/>
            <w:sz w:val="28"/>
            <w:szCs w:val="28"/>
          </w:rPr>
          <w:t>C:\Users\Admin\Desktop\CLF_Practical_Exam\C\Windows\System32\config</w:t>
        </w:r>
        <w:r w:rsidR="00301AA2">
          <w:rPr>
            <w:rFonts w:ascii="Comic Sans MS" w:hAnsi="Comic Sans MS" w:cs="Rubik"/>
            <w:sz w:val="28"/>
            <w:szCs w:val="28"/>
          </w:rPr>
          <w:t>)</w:t>
        </w:r>
      </w:ins>
    </w:p>
    <w:p w:rsidR="000875DB" w:rsidRDefault="000875DB" w:rsidP="00301AA2">
      <w:pPr>
        <w:pStyle w:val="ListParagraph"/>
        <w:numPr>
          <w:ilvl w:val="0"/>
          <w:numId w:val="1"/>
        </w:numPr>
        <w:rPr>
          <w:ins w:id="34" w:author="Admin" w:date="2023-04-26T16:40:00Z"/>
          <w:rFonts w:ascii="Comic Sans MS" w:hAnsi="Comic Sans MS" w:cs="Rubik"/>
          <w:sz w:val="28"/>
          <w:szCs w:val="28"/>
        </w:rPr>
      </w:pPr>
      <w:ins w:id="35" w:author="Admin" w:date="2023-04-26T16:40:00Z">
        <w:r>
          <w:rPr>
            <w:rFonts w:ascii="Comic Sans MS" w:hAnsi="Comic Sans MS" w:cs="Rubik"/>
            <w:sz w:val="28"/>
            <w:szCs w:val="28"/>
          </w:rPr>
          <w:t>SOFTWARE Hive</w:t>
        </w:r>
      </w:ins>
      <w:ins w:id="36" w:author="Admin" w:date="2023-04-26T16:41:00Z">
        <w:r w:rsidR="00301AA2">
          <w:rPr>
            <w:rFonts w:ascii="Comic Sans MS" w:hAnsi="Comic Sans MS" w:cs="Rubik"/>
            <w:sz w:val="28"/>
            <w:szCs w:val="28"/>
          </w:rPr>
          <w:t xml:space="preserve"> (</w:t>
        </w:r>
        <w:r w:rsidR="00301AA2" w:rsidRPr="00301AA2">
          <w:rPr>
            <w:rFonts w:ascii="Comic Sans MS" w:hAnsi="Comic Sans MS" w:cs="Rubik"/>
            <w:sz w:val="28"/>
            <w:szCs w:val="28"/>
          </w:rPr>
          <w:t>C:\Users\Admin\Desktop\CLF_Practical_Exam\C\Windows\System32\config</w:t>
        </w:r>
        <w:r w:rsidR="00301AA2">
          <w:rPr>
            <w:rFonts w:ascii="Comic Sans MS" w:hAnsi="Comic Sans MS" w:cs="Rubik"/>
            <w:sz w:val="28"/>
            <w:szCs w:val="28"/>
          </w:rPr>
          <w:t>)</w:t>
        </w:r>
      </w:ins>
    </w:p>
    <w:p w:rsidR="000875DB" w:rsidRPr="00260E09" w:rsidRDefault="000875DB" w:rsidP="000875DB">
      <w:pPr>
        <w:pStyle w:val="ListParagraph"/>
        <w:numPr>
          <w:ilvl w:val="0"/>
          <w:numId w:val="1"/>
        </w:numPr>
        <w:rPr>
          <w:ins w:id="37" w:author="Admin" w:date="2023-04-26T16:40:00Z"/>
          <w:rFonts w:ascii="Comic Sans MS" w:hAnsi="Comic Sans MS" w:cs="Rubik"/>
          <w:sz w:val="28"/>
          <w:szCs w:val="28"/>
          <w:rPrChange w:id="38" w:author="Admin" w:date="2023-04-26T17:06:00Z">
            <w:rPr>
              <w:ins w:id="39" w:author="Admin" w:date="2023-04-26T16:40:00Z"/>
            </w:rPr>
          </w:rPrChange>
        </w:rPr>
        <w:pPrChange w:id="40" w:author="Admin" w:date="2023-04-26T16:40:00Z">
          <w:pPr>
            <w:pStyle w:val="ListParagraph"/>
            <w:numPr>
              <w:numId w:val="1"/>
            </w:numPr>
            <w:ind w:hanging="360"/>
          </w:pPr>
        </w:pPrChange>
      </w:pPr>
      <w:ins w:id="41" w:author="Admin" w:date="2023-04-26T16:40:00Z">
        <w:r>
          <w:rPr>
            <w:rFonts w:ascii="Comic Sans MS" w:hAnsi="Comic Sans MS" w:cs="Rubik"/>
            <w:sz w:val="28"/>
            <w:szCs w:val="28"/>
          </w:rPr>
          <w:t>NTUSER.DAT Hive</w:t>
        </w:r>
        <w:r>
          <w:rPr>
            <w:rFonts w:ascii="Comic Sans MS" w:hAnsi="Comic Sans MS" w:cs="Rubik"/>
            <w:sz w:val="28"/>
            <w:szCs w:val="28"/>
          </w:rPr>
          <w:t xml:space="preserve"> (</w:t>
        </w:r>
        <w:r w:rsidRPr="000875DB">
          <w:rPr>
            <w:rFonts w:ascii="Comic Sans MS" w:hAnsi="Comic Sans MS" w:cs="Rubik"/>
            <w:sz w:val="28"/>
            <w:szCs w:val="28"/>
          </w:rPr>
          <w:t>C:\Users\Admin\Desktop\</w:t>
        </w:r>
        <w:proofErr w:type="spellStart"/>
        <w:r w:rsidRPr="000875DB">
          <w:rPr>
            <w:rFonts w:ascii="Comic Sans MS" w:hAnsi="Comic Sans MS" w:cs="Rubik"/>
            <w:sz w:val="28"/>
            <w:szCs w:val="28"/>
          </w:rPr>
          <w:t>CLF_Practical_Exam</w:t>
        </w:r>
        <w:proofErr w:type="spellEnd"/>
        <w:r w:rsidRPr="000875DB">
          <w:rPr>
            <w:rFonts w:ascii="Comic Sans MS" w:hAnsi="Comic Sans MS" w:cs="Rubik"/>
            <w:sz w:val="28"/>
            <w:szCs w:val="28"/>
          </w:rPr>
          <w:t>\C\Users\HP</w:t>
        </w:r>
        <w:r>
          <w:rPr>
            <w:rFonts w:ascii="Comic Sans MS" w:hAnsi="Comic Sans MS" w:cs="Rubik"/>
            <w:sz w:val="28"/>
            <w:szCs w:val="28"/>
          </w:rPr>
          <w:t>)</w:t>
        </w:r>
      </w:ins>
    </w:p>
    <w:p w:rsidR="000875DB" w:rsidRDefault="000875DB" w:rsidP="008C1741">
      <w:pPr>
        <w:pStyle w:val="ListParagraph"/>
        <w:numPr>
          <w:ilvl w:val="0"/>
          <w:numId w:val="1"/>
        </w:numPr>
        <w:rPr>
          <w:ins w:id="42" w:author="Admin" w:date="2023-04-26T16:40:00Z"/>
          <w:rFonts w:ascii="Comic Sans MS" w:hAnsi="Comic Sans MS" w:cs="Rubik"/>
          <w:sz w:val="28"/>
          <w:szCs w:val="28"/>
        </w:rPr>
      </w:pPr>
      <w:proofErr w:type="spellStart"/>
      <w:ins w:id="43" w:author="Admin" w:date="2023-04-26T16:40:00Z">
        <w:r>
          <w:rPr>
            <w:rFonts w:ascii="Comic Sans MS" w:hAnsi="Comic Sans MS" w:cs="Rubik"/>
            <w:sz w:val="28"/>
            <w:szCs w:val="28"/>
          </w:rPr>
          <w:t>Setupapi</w:t>
        </w:r>
        <w:proofErr w:type="spellEnd"/>
        <w:r>
          <w:rPr>
            <w:rFonts w:ascii="Comic Sans MS" w:hAnsi="Comic Sans MS" w:cs="Rubik"/>
            <w:sz w:val="28"/>
            <w:szCs w:val="28"/>
          </w:rPr>
          <w:t xml:space="preserve"> Log</w:t>
        </w:r>
      </w:ins>
      <w:ins w:id="44" w:author="Admin" w:date="2023-04-26T16:41:00Z">
        <w:r w:rsidR="008C1741">
          <w:rPr>
            <w:rFonts w:ascii="Comic Sans MS" w:hAnsi="Comic Sans MS" w:cs="Rubik"/>
            <w:sz w:val="28"/>
            <w:szCs w:val="28"/>
          </w:rPr>
          <w:t xml:space="preserve"> (</w:t>
        </w:r>
        <w:r w:rsidR="008C1741" w:rsidRPr="008C1741">
          <w:rPr>
            <w:rFonts w:ascii="Comic Sans MS" w:hAnsi="Comic Sans MS" w:cs="Rubik"/>
            <w:sz w:val="28"/>
            <w:szCs w:val="28"/>
          </w:rPr>
          <w:t>C:\Users\Admin\Desktop\</w:t>
        </w:r>
        <w:proofErr w:type="spellStart"/>
        <w:r w:rsidR="008C1741" w:rsidRPr="008C1741">
          <w:rPr>
            <w:rFonts w:ascii="Comic Sans MS" w:hAnsi="Comic Sans MS" w:cs="Rubik"/>
            <w:sz w:val="28"/>
            <w:szCs w:val="28"/>
          </w:rPr>
          <w:t>CLF_Practical_Exam</w:t>
        </w:r>
        <w:proofErr w:type="spellEnd"/>
        <w:r w:rsidR="008C1741" w:rsidRPr="008C1741">
          <w:rPr>
            <w:rFonts w:ascii="Comic Sans MS" w:hAnsi="Comic Sans MS" w:cs="Rubik"/>
            <w:sz w:val="28"/>
            <w:szCs w:val="28"/>
          </w:rPr>
          <w:t>\C\Windows\INF</w:t>
        </w:r>
        <w:r w:rsidR="008C1741">
          <w:rPr>
            <w:rFonts w:ascii="Comic Sans MS" w:hAnsi="Comic Sans MS" w:cs="Rubik"/>
            <w:sz w:val="28"/>
            <w:szCs w:val="28"/>
          </w:rPr>
          <w:t>)</w:t>
        </w:r>
      </w:ins>
    </w:p>
    <w:p w:rsidR="000875DB" w:rsidRDefault="000875DB" w:rsidP="000875DB">
      <w:pPr>
        <w:pStyle w:val="ListParagraph"/>
        <w:numPr>
          <w:ilvl w:val="0"/>
          <w:numId w:val="1"/>
        </w:numPr>
        <w:rPr>
          <w:ins w:id="45" w:author="Admin" w:date="2023-04-26T16:40:00Z"/>
          <w:rFonts w:ascii="Comic Sans MS" w:hAnsi="Comic Sans MS" w:cs="Rubik"/>
          <w:sz w:val="28"/>
          <w:szCs w:val="28"/>
        </w:rPr>
      </w:pPr>
      <w:proofErr w:type="spellStart"/>
      <w:ins w:id="46" w:author="Admin" w:date="2023-04-26T16:40:00Z">
        <w:r>
          <w:rPr>
            <w:rFonts w:ascii="Comic Sans MS" w:hAnsi="Comic Sans MS" w:cs="Rubik"/>
            <w:sz w:val="28"/>
            <w:szCs w:val="28"/>
          </w:rPr>
          <w:t>Amcache</w:t>
        </w:r>
        <w:proofErr w:type="spellEnd"/>
        <w:r>
          <w:rPr>
            <w:rFonts w:ascii="Comic Sans MS" w:hAnsi="Comic Sans MS" w:cs="Rubik"/>
            <w:sz w:val="28"/>
            <w:szCs w:val="28"/>
          </w:rPr>
          <w:t xml:space="preserve"> Hive</w:t>
        </w:r>
        <w:r>
          <w:rPr>
            <w:rFonts w:ascii="Comic Sans MS" w:hAnsi="Comic Sans MS" w:cs="Rubik"/>
            <w:sz w:val="28"/>
            <w:szCs w:val="28"/>
          </w:rPr>
          <w:t xml:space="preserve"> (</w:t>
        </w:r>
        <w:r w:rsidRPr="000875DB">
          <w:rPr>
            <w:rFonts w:ascii="Comic Sans MS" w:hAnsi="Comic Sans MS" w:cs="Rubik"/>
            <w:sz w:val="28"/>
            <w:szCs w:val="28"/>
          </w:rPr>
          <w:t>C:\Users\Admin\Desktop\CLF_Practical_Exam\C\Windows\AppCompat\Programs</w:t>
        </w:r>
        <w:r>
          <w:rPr>
            <w:rFonts w:ascii="Comic Sans MS" w:hAnsi="Comic Sans MS" w:cs="Rubik"/>
            <w:sz w:val="28"/>
            <w:szCs w:val="28"/>
          </w:rPr>
          <w:t>)</w:t>
        </w:r>
      </w:ins>
    </w:p>
    <w:p w:rsidR="00361262" w:rsidDel="0091198F" w:rsidRDefault="00361262" w:rsidP="00361262">
      <w:pPr>
        <w:rPr>
          <w:del w:id="47" w:author="Admin" w:date="2023-04-26T17:06:00Z"/>
        </w:rPr>
      </w:pPr>
    </w:p>
    <w:p w:rsidR="00361262" w:rsidRDefault="00361262" w:rsidP="00361262"/>
    <w:p w:rsidR="00361262" w:rsidRPr="008C3F8B" w:rsidDel="00B824AF" w:rsidRDefault="00B824AF" w:rsidP="00361262">
      <w:pPr>
        <w:rPr>
          <w:del w:id="48" w:author="Admin" w:date="2023-04-26T16:38:00Z"/>
          <w:rFonts w:ascii="Comic Sans MS" w:hAnsi="Comic Sans MS"/>
          <w:sz w:val="28"/>
          <w:szCs w:val="28"/>
        </w:rPr>
      </w:pPr>
      <w:ins w:id="49" w:author="Admin" w:date="2023-04-26T16:38:00Z">
        <w:r>
          <w:rPr>
            <w:noProof/>
            <w:lang w:bidi="ar-SA"/>
          </w:rPr>
          <w:drawing>
            <wp:inline distT="0" distB="0" distL="0" distR="0" wp14:anchorId="60102447" wp14:editId="7AE6243C">
              <wp:extent cx="6858000" cy="367919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3679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50" w:author="Admin" w:date="2023-04-26T16:38:00Z">
        <w:r w:rsidR="00361262" w:rsidRPr="008C3F8B" w:rsidDel="00B824AF">
          <w:rPr>
            <w:rFonts w:ascii="Comic Sans MS" w:hAnsi="Comic Sans MS"/>
            <w:sz w:val="28"/>
            <w:szCs w:val="28"/>
          </w:rPr>
          <w:delText>&lt;Image&gt;</w:delText>
        </w:r>
      </w:del>
    </w:p>
    <w:p w:rsidR="00361262" w:rsidRDefault="00361262" w:rsidP="00361262"/>
    <w:p w:rsidR="00361262" w:rsidDel="00E1489E" w:rsidRDefault="00361262" w:rsidP="00361262">
      <w:pPr>
        <w:shd w:val="clear" w:color="auto" w:fill="DEEAF6" w:themeFill="accent5" w:themeFillTint="33"/>
        <w:rPr>
          <w:del w:id="51" w:author="Admin" w:date="2023-04-26T16:41:00Z"/>
          <w:rFonts w:ascii="Comic Sans MS" w:hAnsi="Comic Sans MS" w:cs="Rubik"/>
          <w:sz w:val="28"/>
          <w:szCs w:val="28"/>
        </w:rPr>
      </w:pPr>
      <w:del w:id="52" w:author="Admin" w:date="2023-04-26T16:41:00Z">
        <w:r w:rsidRPr="007D0F36" w:rsidDel="00E1489E">
          <w:rPr>
            <w:rFonts w:ascii="Comic Sans MS" w:hAnsi="Comic Sans MS" w:cs="Rubik"/>
            <w:b/>
            <w:sz w:val="28"/>
            <w:szCs w:val="28"/>
            <w:u w:val="single"/>
            <w:shd w:val="clear" w:color="auto" w:fill="DEEAF6" w:themeFill="accent5" w:themeFillTint="33"/>
          </w:rPr>
          <w:delText>Path</w:delText>
        </w:r>
      </w:del>
    </w:p>
    <w:p w:rsidR="00361262" w:rsidDel="00E1489E" w:rsidRDefault="00361262" w:rsidP="00361262">
      <w:pPr>
        <w:rPr>
          <w:del w:id="53" w:author="Admin" w:date="2023-04-26T16:41:00Z"/>
          <w:rFonts w:ascii="Comic Sans MS" w:hAnsi="Comic Sans MS" w:cs="Rubik"/>
          <w:sz w:val="28"/>
          <w:szCs w:val="28"/>
        </w:rPr>
      </w:pPr>
    </w:p>
    <w:p w:rsidR="00361262" w:rsidDel="00E1489E" w:rsidRDefault="00361262" w:rsidP="00361262">
      <w:pPr>
        <w:rPr>
          <w:del w:id="54" w:author="Admin" w:date="2023-04-26T16:41:00Z"/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65039">
        <w:rPr>
          <w:rFonts w:ascii="Comic Sans MS" w:hAnsi="Comic Sans MS" w:cs="Rubik"/>
          <w:b/>
          <w:sz w:val="28"/>
          <w:szCs w:val="28"/>
          <w:u w:val="single"/>
          <w:shd w:val="clear" w:color="auto" w:fill="E2EFD9" w:themeFill="accent6" w:themeFillTint="33"/>
        </w:rPr>
        <w:t>Final Answer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361262" w:rsidRDefault="00361262" w:rsidP="00361262">
      <w:pPr>
        <w:rPr>
          <w:ins w:id="55" w:author="Admin" w:date="2023-04-26T16:41:00Z"/>
          <w:rFonts w:ascii="Comic Sans MS" w:hAnsi="Comic Sans MS" w:cs="Rubik"/>
          <w:sz w:val="28"/>
          <w:szCs w:val="28"/>
        </w:rPr>
      </w:pPr>
    </w:p>
    <w:p w:rsidR="00E1489E" w:rsidRDefault="00E1489E" w:rsidP="00E1489E">
      <w:pPr>
        <w:jc w:val="center"/>
        <w:rPr>
          <w:ins w:id="56" w:author="Admin" w:date="2023-04-26T16:56:00Z"/>
          <w:rFonts w:ascii="Comic Sans MS" w:hAnsi="Comic Sans MS" w:cs="Rubik"/>
          <w:sz w:val="28"/>
          <w:szCs w:val="28"/>
        </w:rPr>
        <w:pPrChange w:id="57" w:author="Admin" w:date="2023-04-26T16:42:00Z">
          <w:pPr/>
        </w:pPrChange>
      </w:pPr>
      <w:ins w:id="58" w:author="Admin" w:date="2023-04-26T16:41:00Z">
        <w:r>
          <w:rPr>
            <w:noProof/>
            <w:lang w:bidi="ar-SA"/>
          </w:rPr>
          <w:lastRenderedPageBreak/>
          <w:drawing>
            <wp:inline distT="0" distB="0" distL="0" distR="0" wp14:anchorId="635364ED" wp14:editId="0AD198A0">
              <wp:extent cx="2800000" cy="2676190"/>
              <wp:effectExtent l="0" t="0" r="63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00000" cy="2676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57EC7" w:rsidRDefault="00157EC7" w:rsidP="00E1489E">
      <w:pPr>
        <w:jc w:val="center"/>
        <w:rPr>
          <w:rFonts w:ascii="Comic Sans MS" w:hAnsi="Comic Sans MS" w:cs="Rubik"/>
          <w:sz w:val="28"/>
          <w:szCs w:val="28"/>
        </w:rPr>
        <w:pPrChange w:id="59" w:author="Admin" w:date="2023-04-26T16:42:00Z">
          <w:pPr/>
        </w:pPrChange>
      </w:pPr>
    </w:p>
    <w:p w:rsidR="00361262" w:rsidRDefault="00361262" w:rsidP="00157EC7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  <w:pPrChange w:id="60" w:author="Admin" w:date="2023-04-26T16:56:00Z">
          <w:pPr/>
        </w:pPrChange>
      </w:pPr>
      <w:r>
        <w:rPr>
          <w:rFonts w:ascii="Comic Sans MS" w:hAnsi="Comic Sans MS" w:cs="Rubik"/>
          <w:sz w:val="28"/>
          <w:szCs w:val="28"/>
        </w:rPr>
        <w:t>(4)</w:t>
      </w:r>
      <w:r w:rsidRPr="00953E91">
        <w:rPr>
          <w:rFonts w:ascii="Comic Sans MS" w:hAnsi="Comic Sans MS" w:cs="Rubik"/>
          <w:sz w:val="28"/>
          <w:szCs w:val="28"/>
        </w:rPr>
        <w:t xml:space="preserve"> </w:t>
      </w:r>
      <w:ins w:id="61" w:author="Admin" w:date="2023-04-26T16:42:00Z">
        <w:r w:rsidR="00F069F9" w:rsidRPr="00F069F9">
          <w:rPr>
            <w:rFonts w:ascii="Comic Sans MS" w:hAnsi="Comic Sans MS" w:cs="Rubik"/>
            <w:sz w:val="28"/>
            <w:szCs w:val="28"/>
          </w:rPr>
          <w:t>Identify the file having manipulated time stamp.</w:t>
        </w:r>
      </w:ins>
    </w:p>
    <w:p w:rsidR="00361262" w:rsidRDefault="00361262" w:rsidP="00361262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361262" w:rsidRPr="00F721E9" w:rsidRDefault="00F721E9" w:rsidP="00361262">
      <w:pPr>
        <w:rPr>
          <w:rFonts w:ascii="Comic Sans MS" w:hAnsi="Comic Sans MS"/>
          <w:sz w:val="28"/>
          <w:szCs w:val="28"/>
          <w:rPrChange w:id="62" w:author="Admin" w:date="2023-04-26T16:46:00Z">
            <w:rPr/>
          </w:rPrChange>
        </w:rPr>
      </w:pPr>
      <w:ins w:id="63" w:author="Admin" w:date="2023-04-26T16:45:00Z">
        <w:r w:rsidRPr="00F721E9">
          <w:rPr>
            <w:rFonts w:ascii="Comic Sans MS" w:hAnsi="Comic Sans MS"/>
            <w:sz w:val="28"/>
            <w:szCs w:val="28"/>
            <w:rPrChange w:id="64" w:author="Admin" w:date="2023-04-26T16:46:00Z">
              <w:rPr/>
            </w:rPrChange>
          </w:rPr>
          <w:t>MFT Explorer</w:t>
        </w:r>
      </w:ins>
    </w:p>
    <w:p w:rsidR="00361262" w:rsidRDefault="00361262" w:rsidP="00361262"/>
    <w:p w:rsidR="00361262" w:rsidRDefault="00361262" w:rsidP="0036126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361262" w:rsidRDefault="00F721E9" w:rsidP="00361262">
      <w:pPr>
        <w:rPr>
          <w:ins w:id="65" w:author="Admin" w:date="2023-04-26T16:46:00Z"/>
          <w:rFonts w:ascii="Comic Sans MS" w:hAnsi="Comic Sans MS"/>
          <w:sz w:val="28"/>
          <w:szCs w:val="28"/>
        </w:rPr>
      </w:pPr>
      <w:ins w:id="66" w:author="Admin" w:date="2023-04-26T16:45:00Z">
        <w:r w:rsidRPr="00F721E9">
          <w:rPr>
            <w:rFonts w:ascii="Comic Sans MS" w:hAnsi="Comic Sans MS"/>
            <w:sz w:val="28"/>
            <w:szCs w:val="28"/>
            <w:rPrChange w:id="67" w:author="Admin" w:date="2023-04-26T16:45:00Z">
              <w:rPr/>
            </w:rPrChange>
          </w:rPr>
          <w:t>MFT File</w:t>
        </w:r>
      </w:ins>
    </w:p>
    <w:p w:rsidR="00D02F85" w:rsidRPr="00F721E9" w:rsidRDefault="00D02F85" w:rsidP="00361262">
      <w:pPr>
        <w:rPr>
          <w:rFonts w:ascii="Comic Sans MS" w:hAnsi="Comic Sans MS"/>
          <w:sz w:val="28"/>
          <w:szCs w:val="28"/>
          <w:rPrChange w:id="68" w:author="Admin" w:date="2023-04-26T16:45:00Z">
            <w:rPr/>
          </w:rPrChange>
        </w:rPr>
      </w:pPr>
    </w:p>
    <w:p w:rsidR="00361262" w:rsidDel="00D02F85" w:rsidRDefault="00361262" w:rsidP="00361262">
      <w:pPr>
        <w:rPr>
          <w:del w:id="69" w:author="Admin" w:date="2023-04-26T16:46:00Z"/>
        </w:rPr>
      </w:pPr>
    </w:p>
    <w:p w:rsidR="00423187" w:rsidRDefault="00361262" w:rsidP="00361262">
      <w:pPr>
        <w:rPr>
          <w:ins w:id="70" w:author="Admin" w:date="2023-04-26T16:45:00Z"/>
          <w:rFonts w:ascii="Comic Sans MS" w:hAnsi="Comic Sans MS"/>
          <w:sz w:val="28"/>
          <w:szCs w:val="28"/>
        </w:rPr>
      </w:pPr>
      <w:del w:id="71" w:author="Admin" w:date="2023-04-26T16:46:00Z">
        <w:r w:rsidRPr="008C3F8B" w:rsidDel="00D02F85">
          <w:rPr>
            <w:rFonts w:ascii="Comic Sans MS" w:hAnsi="Comic Sans MS"/>
            <w:sz w:val="28"/>
            <w:szCs w:val="28"/>
          </w:rPr>
          <w:delText>&lt;Image&gt;</w:delText>
        </w:r>
      </w:del>
      <w:ins w:id="72" w:author="Admin" w:date="2023-04-26T16:44:00Z">
        <w:r w:rsidR="00423187">
          <w:rPr>
            <w:noProof/>
            <w:lang w:bidi="ar-SA"/>
          </w:rPr>
          <w:drawing>
            <wp:inline distT="0" distB="0" distL="0" distR="0" wp14:anchorId="3B4F601B" wp14:editId="178A78EC">
              <wp:extent cx="6858000" cy="3714750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3714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D5F1B" w:rsidRDefault="004D5F1B" w:rsidP="00361262">
      <w:pPr>
        <w:rPr>
          <w:ins w:id="73" w:author="Admin" w:date="2023-04-26T16:45:00Z"/>
          <w:rFonts w:ascii="Comic Sans MS" w:hAnsi="Comic Sans MS"/>
          <w:sz w:val="28"/>
          <w:szCs w:val="28"/>
        </w:rPr>
      </w:pPr>
    </w:p>
    <w:p w:rsidR="004D5F1B" w:rsidRPr="008C3F8B" w:rsidRDefault="004D5F1B" w:rsidP="00361262">
      <w:pPr>
        <w:rPr>
          <w:rFonts w:ascii="Comic Sans MS" w:hAnsi="Comic Sans MS"/>
          <w:sz w:val="28"/>
          <w:szCs w:val="28"/>
        </w:rPr>
      </w:pPr>
      <w:ins w:id="74" w:author="Admin" w:date="2023-04-26T16:45:00Z">
        <w:r>
          <w:rPr>
            <w:noProof/>
            <w:lang w:bidi="ar-SA"/>
          </w:rPr>
          <w:drawing>
            <wp:inline distT="0" distB="0" distL="0" distR="0" wp14:anchorId="1D4AC644" wp14:editId="199BE043">
              <wp:extent cx="6858000" cy="2632710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2632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61262" w:rsidRDefault="00361262" w:rsidP="00361262"/>
    <w:p w:rsidR="00361262" w:rsidDel="00F721E9" w:rsidRDefault="00361262" w:rsidP="00361262">
      <w:pPr>
        <w:shd w:val="clear" w:color="auto" w:fill="DEEAF6" w:themeFill="accent5" w:themeFillTint="33"/>
        <w:rPr>
          <w:del w:id="75" w:author="Admin" w:date="2023-04-26T16:45:00Z"/>
          <w:rFonts w:ascii="Comic Sans MS" w:hAnsi="Comic Sans MS" w:cs="Rubik"/>
          <w:sz w:val="28"/>
          <w:szCs w:val="28"/>
        </w:rPr>
      </w:pPr>
      <w:bookmarkStart w:id="76" w:name="_GoBack"/>
      <w:bookmarkEnd w:id="76"/>
      <w:del w:id="77" w:author="Admin" w:date="2023-04-26T16:45:00Z">
        <w:r w:rsidRPr="007D0F36" w:rsidDel="00F721E9">
          <w:rPr>
            <w:rFonts w:ascii="Comic Sans MS" w:hAnsi="Comic Sans MS" w:cs="Rubik"/>
            <w:b/>
            <w:sz w:val="28"/>
            <w:szCs w:val="28"/>
            <w:u w:val="single"/>
            <w:shd w:val="clear" w:color="auto" w:fill="DEEAF6" w:themeFill="accent5" w:themeFillTint="33"/>
          </w:rPr>
          <w:delText>Path</w:delText>
        </w:r>
      </w:del>
    </w:p>
    <w:p w:rsidR="00361262" w:rsidDel="006843AB" w:rsidRDefault="00361262" w:rsidP="00361262">
      <w:pPr>
        <w:rPr>
          <w:del w:id="78" w:author="Admin" w:date="2023-04-26T17:09:00Z"/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361262">
      <w:pPr>
        <w:shd w:val="clear" w:color="auto" w:fill="E2EFD9" w:themeFill="accent6" w:themeFillTint="33"/>
        <w:rPr>
          <w:rFonts w:ascii="Comic Sans MS" w:hAnsi="Comic Sans MS" w:cs="Rubik"/>
          <w:sz w:val="28"/>
          <w:szCs w:val="28"/>
        </w:rPr>
      </w:pPr>
      <w:r w:rsidRPr="00D65039">
        <w:rPr>
          <w:rFonts w:ascii="Comic Sans MS" w:hAnsi="Comic Sans MS" w:cs="Rubik"/>
          <w:b/>
          <w:sz w:val="28"/>
          <w:szCs w:val="28"/>
          <w:u w:val="single"/>
          <w:shd w:val="clear" w:color="auto" w:fill="E2EFD9" w:themeFill="accent6" w:themeFillTint="33"/>
        </w:rPr>
        <w:t>Final Answer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361262" w:rsidRDefault="00F03F27" w:rsidP="00F03F27">
      <w:pPr>
        <w:jc w:val="center"/>
        <w:rPr>
          <w:ins w:id="79" w:author="Admin" w:date="2023-04-26T16:46:00Z"/>
          <w:rFonts w:ascii="Comic Sans MS" w:hAnsi="Comic Sans MS" w:cs="Rubik"/>
          <w:sz w:val="28"/>
          <w:szCs w:val="28"/>
        </w:rPr>
        <w:pPrChange w:id="80" w:author="Admin" w:date="2023-04-26T16:46:00Z">
          <w:pPr/>
        </w:pPrChange>
      </w:pPr>
      <w:ins w:id="81" w:author="Admin" w:date="2023-04-26T16:46:00Z">
        <w:r>
          <w:rPr>
            <w:noProof/>
            <w:lang w:bidi="ar-SA"/>
          </w:rPr>
          <w:drawing>
            <wp:inline distT="0" distB="0" distL="0" distR="0" wp14:anchorId="11F15C1C" wp14:editId="6A2D3B0A">
              <wp:extent cx="1523810" cy="304762"/>
              <wp:effectExtent l="0" t="0" r="635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3810" cy="3047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3F27" w:rsidRDefault="00F03F27" w:rsidP="00361262">
      <w:pPr>
        <w:rPr>
          <w:rFonts w:ascii="Comic Sans MS" w:hAnsi="Comic Sans MS" w:cs="Rubik"/>
          <w:sz w:val="28"/>
          <w:szCs w:val="28"/>
        </w:rPr>
      </w:pPr>
    </w:p>
    <w:p w:rsidR="00361262" w:rsidRDefault="00361262" w:rsidP="005212A0">
      <w:pPr>
        <w:shd w:val="clear" w:color="auto" w:fill="FFF2CC" w:themeFill="accent4" w:themeFillTint="33"/>
        <w:rPr>
          <w:ins w:id="82" w:author="Admin" w:date="2023-04-26T17:02:00Z"/>
          <w:rFonts w:ascii="Comic Sans MS" w:hAnsi="Comic Sans MS" w:cs="Rubik"/>
          <w:sz w:val="28"/>
          <w:szCs w:val="28"/>
        </w:rPr>
        <w:pPrChange w:id="83" w:author="Admin" w:date="2023-04-26T17:02:00Z">
          <w:pPr/>
        </w:pPrChange>
      </w:pPr>
      <w:r>
        <w:rPr>
          <w:rFonts w:ascii="Comic Sans MS" w:hAnsi="Comic Sans MS" w:cs="Rubik"/>
          <w:sz w:val="28"/>
          <w:szCs w:val="28"/>
        </w:rPr>
        <w:lastRenderedPageBreak/>
        <w:t>(5)</w:t>
      </w:r>
      <w:r w:rsidRPr="00953E91">
        <w:rPr>
          <w:rFonts w:ascii="Comic Sans MS" w:hAnsi="Comic Sans MS" w:cs="Rubik"/>
          <w:sz w:val="28"/>
          <w:szCs w:val="28"/>
        </w:rPr>
        <w:t xml:space="preserve"> </w:t>
      </w:r>
      <w:ins w:id="84" w:author="Admin" w:date="2023-04-26T16:47:00Z">
        <w:r w:rsidR="004D17B3" w:rsidRPr="004D17B3">
          <w:rPr>
            <w:rFonts w:ascii="Comic Sans MS" w:hAnsi="Comic Sans MS" w:cs="Rubik"/>
            <w:sz w:val="28"/>
            <w:szCs w:val="28"/>
          </w:rPr>
          <w:t xml:space="preserve">Following is the email header. </w:t>
        </w:r>
        <w:proofErr w:type="spellStart"/>
        <w:r w:rsidR="004D17B3" w:rsidRPr="004D17B3">
          <w:rPr>
            <w:rFonts w:ascii="Comic Sans MS" w:hAnsi="Comic Sans MS" w:cs="Rubik"/>
            <w:sz w:val="28"/>
            <w:szCs w:val="28"/>
          </w:rPr>
          <w:t>Analyse</w:t>
        </w:r>
        <w:proofErr w:type="spellEnd"/>
        <w:r w:rsidR="004D17B3" w:rsidRPr="004D17B3">
          <w:rPr>
            <w:rFonts w:ascii="Comic Sans MS" w:hAnsi="Comic Sans MS" w:cs="Rubik"/>
            <w:sz w:val="28"/>
            <w:szCs w:val="28"/>
          </w:rPr>
          <w:t xml:space="preserve"> the header and identify whether it is legitimate or not. If not, from where it was sent.</w:t>
        </w:r>
      </w:ins>
    </w:p>
    <w:p w:rsidR="005212A0" w:rsidRDefault="005212A0" w:rsidP="00361262">
      <w:pPr>
        <w:rPr>
          <w:ins w:id="85" w:author="Admin" w:date="2023-04-26T16:57:00Z"/>
          <w:rFonts w:ascii="Comic Sans MS" w:hAnsi="Comic Sans MS" w:cs="Rubik"/>
          <w:sz w:val="28"/>
          <w:szCs w:val="28"/>
        </w:rPr>
      </w:pPr>
    </w:p>
    <w:p w:rsidR="00744261" w:rsidRPr="000B54B6" w:rsidRDefault="0080740A" w:rsidP="00361262">
      <w:pPr>
        <w:rPr>
          <w:ins w:id="86" w:author="Admin" w:date="2023-04-26T16:57:00Z"/>
          <w:rFonts w:ascii="Comic Sans MS" w:hAnsi="Comic Sans MS" w:cs="Rubik"/>
          <w:b/>
          <w:sz w:val="28"/>
          <w:szCs w:val="28"/>
          <w:shd w:val="clear" w:color="auto" w:fill="E2EFD9" w:themeFill="accent6" w:themeFillTint="33"/>
          <w:rPrChange w:id="87" w:author="Admin" w:date="2023-04-26T17:07:00Z">
            <w:rPr>
              <w:ins w:id="88" w:author="Admin" w:date="2023-04-26T16:57:00Z"/>
              <w:rFonts w:ascii="Comic Sans MS" w:hAnsi="Comic Sans MS" w:cs="Rubik"/>
              <w:sz w:val="28"/>
              <w:szCs w:val="28"/>
            </w:rPr>
          </w:rPrChange>
        </w:rPr>
      </w:pPr>
      <w:ins w:id="89" w:author="Admin" w:date="2023-04-26T16:57:00Z">
        <w:r>
          <w:rPr>
            <w:rFonts w:ascii="Comic Sans MS" w:hAnsi="Comic Sans MS" w:cs="Rubik"/>
            <w:sz w:val="28"/>
            <w:szCs w:val="28"/>
          </w:rPr>
          <w:t xml:space="preserve">The Given Email is </w:t>
        </w:r>
        <w:r w:rsidRPr="0080740A">
          <w:rPr>
            <w:rFonts w:ascii="Comic Sans MS" w:hAnsi="Comic Sans MS" w:cs="Rubik"/>
            <w:b/>
            <w:sz w:val="28"/>
            <w:szCs w:val="28"/>
            <w:shd w:val="clear" w:color="auto" w:fill="E2EFD9" w:themeFill="accent6" w:themeFillTint="33"/>
            <w:rPrChange w:id="90" w:author="Admin" w:date="2023-04-26T16:57:00Z">
              <w:rPr>
                <w:rFonts w:ascii="Comic Sans MS" w:hAnsi="Comic Sans MS" w:cs="Rubik"/>
                <w:sz w:val="28"/>
                <w:szCs w:val="28"/>
              </w:rPr>
            </w:rPrChange>
          </w:rPr>
          <w:t>Not Legitimate / Fake.</w:t>
        </w:r>
      </w:ins>
    </w:p>
    <w:p w:rsidR="0080740A" w:rsidRDefault="0080740A" w:rsidP="00AB5A2C">
      <w:pPr>
        <w:jc w:val="center"/>
        <w:rPr>
          <w:ins w:id="91" w:author="Admin" w:date="2023-04-26T16:59:00Z"/>
          <w:rFonts w:ascii="Comic Sans MS" w:hAnsi="Comic Sans MS" w:cs="Rubik"/>
          <w:sz w:val="28"/>
          <w:szCs w:val="28"/>
        </w:rPr>
        <w:pPrChange w:id="92" w:author="Admin" w:date="2023-04-26T17:07:00Z">
          <w:pPr/>
        </w:pPrChange>
      </w:pPr>
      <w:ins w:id="93" w:author="Admin" w:date="2023-04-26T16:57:00Z">
        <w:r>
          <w:rPr>
            <w:noProof/>
            <w:lang w:bidi="ar-SA"/>
          </w:rPr>
          <w:drawing>
            <wp:inline distT="0" distB="0" distL="0" distR="0" wp14:anchorId="29CD892D" wp14:editId="66D22F87">
              <wp:extent cx="5867400" cy="3109179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75070" cy="3113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37447" w:rsidRDefault="00F37447" w:rsidP="00F37447">
      <w:pPr>
        <w:pStyle w:val="ListParagraph"/>
        <w:numPr>
          <w:ilvl w:val="0"/>
          <w:numId w:val="2"/>
        </w:numPr>
        <w:rPr>
          <w:ins w:id="94" w:author="Admin" w:date="2023-04-26T16:59:00Z"/>
          <w:rFonts w:ascii="Comic Sans MS" w:hAnsi="Comic Sans MS"/>
          <w:sz w:val="28"/>
          <w:szCs w:val="28"/>
        </w:rPr>
      </w:pPr>
      <w:ins w:id="95" w:author="Admin" w:date="2023-04-26T16:59:00Z">
        <w:r>
          <w:rPr>
            <w:rFonts w:ascii="Comic Sans MS" w:hAnsi="Comic Sans MS"/>
            <w:sz w:val="28"/>
            <w:szCs w:val="28"/>
          </w:rPr>
          <w:t>Email Evidence is in Email itself (Header)!</w:t>
        </w:r>
      </w:ins>
    </w:p>
    <w:p w:rsidR="00F37447" w:rsidRPr="00092C21" w:rsidRDefault="00F37447" w:rsidP="00F37447">
      <w:pPr>
        <w:pStyle w:val="ListParagraph"/>
        <w:numPr>
          <w:ilvl w:val="0"/>
          <w:numId w:val="2"/>
        </w:numPr>
        <w:rPr>
          <w:ins w:id="96" w:author="Admin" w:date="2023-04-26T16:59:00Z"/>
          <w:rFonts w:ascii="Comic Sans MS" w:hAnsi="Comic Sans MS"/>
          <w:sz w:val="28"/>
          <w:szCs w:val="28"/>
        </w:rPr>
      </w:pPr>
      <w:ins w:id="97" w:author="Admin" w:date="2023-04-26T16:59:00Z">
        <w:r>
          <w:rPr>
            <w:rFonts w:ascii="Comic Sans MS" w:hAnsi="Comic Sans MS"/>
            <w:sz w:val="28"/>
            <w:szCs w:val="28"/>
          </w:rPr>
          <w:t xml:space="preserve">Tracing -&gt; Examination of an Email Header to determine its </w:t>
        </w:r>
        <w:r w:rsidRPr="00092C21">
          <w:rPr>
            <w:rFonts w:ascii="Comic Sans MS" w:hAnsi="Comic Sans MS"/>
            <w:b/>
            <w:sz w:val="28"/>
            <w:szCs w:val="28"/>
            <w:u w:val="single"/>
          </w:rPr>
          <w:t>point of origin</w:t>
        </w:r>
      </w:ins>
    </w:p>
    <w:p w:rsidR="00F37447" w:rsidRDefault="00266041" w:rsidP="0091198F">
      <w:pPr>
        <w:jc w:val="center"/>
        <w:rPr>
          <w:ins w:id="98" w:author="Admin" w:date="2023-04-26T16:58:00Z"/>
          <w:rFonts w:ascii="Comic Sans MS" w:hAnsi="Comic Sans MS" w:cs="Rubik"/>
          <w:sz w:val="28"/>
          <w:szCs w:val="28"/>
        </w:rPr>
        <w:pPrChange w:id="99" w:author="Admin" w:date="2023-04-26T17:07:00Z">
          <w:pPr/>
        </w:pPrChange>
      </w:pPr>
      <w:ins w:id="100" w:author="Admin" w:date="2023-04-26T16:59:00Z">
        <w:r>
          <w:rPr>
            <w:noProof/>
            <w:lang w:bidi="ar-SA"/>
          </w:rPr>
          <w:drawing>
            <wp:inline distT="0" distB="0" distL="0" distR="0" wp14:anchorId="198F7739" wp14:editId="2FDD865F">
              <wp:extent cx="5021580" cy="3112915"/>
              <wp:effectExtent l="0" t="0" r="762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9351" cy="31177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C2B67" w:rsidRDefault="00744261" w:rsidP="00A21DE6">
      <w:pPr>
        <w:jc w:val="center"/>
        <w:rPr>
          <w:ins w:id="101" w:author="Admin" w:date="2023-04-26T17:01:00Z"/>
          <w:rFonts w:ascii="Comic Sans MS" w:hAnsi="Comic Sans MS" w:cs="Rubik"/>
          <w:sz w:val="28"/>
          <w:szCs w:val="28"/>
        </w:rPr>
        <w:pPrChange w:id="102" w:author="Admin" w:date="2023-04-26T17:09:00Z">
          <w:pPr/>
        </w:pPrChange>
      </w:pPr>
      <w:ins w:id="103" w:author="Admin" w:date="2023-04-26T16:58:00Z">
        <w:r>
          <w:rPr>
            <w:rFonts w:ascii="Comic Sans MS" w:hAnsi="Comic Sans MS" w:cs="Rubik"/>
            <w:sz w:val="28"/>
            <w:szCs w:val="28"/>
          </w:rPr>
          <w:t xml:space="preserve">Ideally, </w:t>
        </w:r>
        <w:proofErr w:type="gramStart"/>
        <w:r>
          <w:rPr>
            <w:rFonts w:ascii="Comic Sans MS" w:hAnsi="Comic Sans MS" w:cs="Rubik"/>
            <w:sz w:val="28"/>
            <w:szCs w:val="28"/>
          </w:rPr>
          <w:t>It</w:t>
        </w:r>
        <w:proofErr w:type="gramEnd"/>
        <w:r>
          <w:rPr>
            <w:rFonts w:ascii="Comic Sans MS" w:hAnsi="Comic Sans MS" w:cs="Rubik"/>
            <w:sz w:val="28"/>
            <w:szCs w:val="28"/>
          </w:rPr>
          <w:t xml:space="preserve"> should pass all </w:t>
        </w:r>
      </w:ins>
      <w:ins w:id="104" w:author="Admin" w:date="2023-04-26T16:59:00Z">
        <w:r>
          <w:rPr>
            <w:rFonts w:ascii="Comic Sans MS" w:hAnsi="Comic Sans MS" w:cs="Rubik"/>
            <w:sz w:val="28"/>
            <w:szCs w:val="28"/>
          </w:rPr>
          <w:t>SPF, DKIM &amp; DMARC.</w:t>
        </w:r>
      </w:ins>
    </w:p>
    <w:p w:rsidR="006103DA" w:rsidRDefault="002C5869" w:rsidP="00C766AC">
      <w:pPr>
        <w:jc w:val="center"/>
        <w:rPr>
          <w:ins w:id="105" w:author="Admin" w:date="2023-04-26T17:01:00Z"/>
          <w:rFonts w:ascii="Comic Sans MS" w:hAnsi="Comic Sans MS" w:cs="Rubik"/>
          <w:sz w:val="28"/>
          <w:szCs w:val="28"/>
        </w:rPr>
        <w:pPrChange w:id="106" w:author="Admin" w:date="2023-04-26T17:08:00Z">
          <w:pPr/>
        </w:pPrChange>
      </w:pPr>
      <w:ins w:id="107" w:author="Admin" w:date="2023-04-26T17:02:00Z">
        <w:r>
          <w:rPr>
            <w:noProof/>
            <w:lang w:bidi="ar-SA"/>
          </w:rPr>
          <w:lastRenderedPageBreak/>
          <w:drawing>
            <wp:inline distT="0" distB="0" distL="0" distR="0" wp14:anchorId="4CC85C74" wp14:editId="1A9C34AB">
              <wp:extent cx="5920740" cy="1161123"/>
              <wp:effectExtent l="0" t="0" r="3810" b="127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000" cy="1164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103DA" w:rsidRDefault="006103DA" w:rsidP="0091198F">
      <w:pPr>
        <w:jc w:val="center"/>
        <w:rPr>
          <w:ins w:id="108" w:author="Admin" w:date="2023-04-26T17:02:00Z"/>
          <w:rFonts w:ascii="Comic Sans MS" w:hAnsi="Comic Sans MS" w:cs="Rubik"/>
          <w:sz w:val="28"/>
          <w:szCs w:val="28"/>
        </w:rPr>
        <w:pPrChange w:id="109" w:author="Admin" w:date="2023-04-26T17:06:00Z">
          <w:pPr/>
        </w:pPrChange>
      </w:pPr>
      <w:ins w:id="110" w:author="Admin" w:date="2023-04-26T17:01:00Z">
        <w:r>
          <w:rPr>
            <w:noProof/>
            <w:lang w:bidi="ar-SA"/>
          </w:rPr>
          <w:drawing>
            <wp:inline distT="0" distB="0" distL="0" distR="0" wp14:anchorId="78C89F66" wp14:editId="57F08BB9">
              <wp:extent cx="5257800" cy="3870325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61579" cy="38731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C374F" w:rsidRPr="00246414" w:rsidRDefault="00246414" w:rsidP="00246414">
      <w:pPr>
        <w:jc w:val="center"/>
        <w:rPr>
          <w:ins w:id="111" w:author="Admin" w:date="2023-04-26T17:03:00Z"/>
          <w:rFonts w:ascii="Comic Sans MS" w:hAnsi="Comic Sans MS" w:cs="Rubik"/>
          <w:b/>
          <w:sz w:val="28"/>
          <w:szCs w:val="28"/>
          <w:u w:val="single"/>
          <w:rPrChange w:id="112" w:author="Admin" w:date="2023-04-26T17:03:00Z">
            <w:rPr>
              <w:ins w:id="113" w:author="Admin" w:date="2023-04-26T17:03:00Z"/>
              <w:rFonts w:ascii="Comic Sans MS" w:hAnsi="Comic Sans MS" w:cs="Rubik"/>
              <w:sz w:val="28"/>
              <w:szCs w:val="28"/>
            </w:rPr>
          </w:rPrChange>
        </w:rPr>
      </w:pPr>
      <w:ins w:id="114" w:author="Admin" w:date="2023-04-26T17:02:00Z">
        <w:r w:rsidRPr="00246414">
          <w:rPr>
            <w:rFonts w:ascii="Comic Sans MS" w:hAnsi="Comic Sans MS" w:cs="Rubik"/>
            <w:b/>
            <w:sz w:val="28"/>
            <w:szCs w:val="28"/>
            <w:u w:val="single"/>
            <w:rPrChange w:id="115" w:author="Admin" w:date="2023-04-26T17:03:00Z">
              <w:rPr>
                <w:rFonts w:ascii="Comic Sans MS" w:hAnsi="Comic Sans MS" w:cs="Rubik"/>
                <w:sz w:val="28"/>
                <w:szCs w:val="28"/>
              </w:rPr>
            </w:rPrChange>
          </w:rPr>
          <w:t>Sent Location</w:t>
        </w:r>
        <w:r w:rsidR="004C374F" w:rsidRPr="00246414">
          <w:rPr>
            <w:rFonts w:ascii="Comic Sans MS" w:hAnsi="Comic Sans MS" w:cs="Rubik"/>
            <w:b/>
            <w:sz w:val="28"/>
            <w:szCs w:val="28"/>
            <w:u w:val="single"/>
            <w:rPrChange w:id="116" w:author="Admin" w:date="2023-04-26T17:03:00Z">
              <w:rPr>
                <w:rFonts w:ascii="Comic Sans MS" w:hAnsi="Comic Sans MS" w:cs="Rubik"/>
                <w:sz w:val="28"/>
                <w:szCs w:val="28"/>
              </w:rPr>
            </w:rPrChange>
          </w:rPr>
          <w:t>:</w:t>
        </w:r>
      </w:ins>
    </w:p>
    <w:p w:rsidR="00246414" w:rsidRPr="00A21DE6" w:rsidRDefault="00246414" w:rsidP="002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ins w:id="117" w:author="Admin" w:date="2023-04-26T17:03:00Z"/>
          <w:rFonts w:ascii="Comic Sans MS" w:hAnsi="Comic Sans MS" w:cs="Rubik"/>
          <w:sz w:val="24"/>
          <w:szCs w:val="24"/>
          <w:rPrChange w:id="118" w:author="Admin" w:date="2023-04-26T17:09:00Z">
            <w:rPr>
              <w:ins w:id="119" w:author="Admin" w:date="2023-04-26T17:03:00Z"/>
              <w:rFonts w:ascii="Comic Sans MS" w:hAnsi="Comic Sans MS" w:cs="Rubik"/>
              <w:sz w:val="28"/>
              <w:szCs w:val="28"/>
            </w:rPr>
          </w:rPrChange>
        </w:rPr>
        <w:pPrChange w:id="120" w:author="Admin" w:date="2023-04-26T17:03:00Z">
          <w:pPr/>
        </w:pPrChange>
      </w:pPr>
      <w:proofErr w:type="spellStart"/>
      <w:ins w:id="121" w:author="Admin" w:date="2023-04-26T17:03:00Z">
        <w:r w:rsidRPr="00A21DE6">
          <w:rPr>
            <w:rFonts w:ascii="Comic Sans MS" w:hAnsi="Comic Sans MS" w:cs="Rubik"/>
            <w:sz w:val="24"/>
            <w:szCs w:val="24"/>
            <w:rPrChange w:id="122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Country</w:t>
        </w:r>
        <w:proofErr w:type="gramStart"/>
        <w:r w:rsidRPr="00A21DE6">
          <w:rPr>
            <w:rFonts w:ascii="Comic Sans MS" w:hAnsi="Comic Sans MS" w:cs="Rubik"/>
            <w:sz w:val="24"/>
            <w:szCs w:val="24"/>
            <w:rPrChange w:id="123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:Malaysia</w:t>
        </w:r>
        <w:proofErr w:type="spellEnd"/>
        <w:proofErr w:type="gramEnd"/>
      </w:ins>
    </w:p>
    <w:p w:rsidR="00246414" w:rsidRPr="00A21DE6" w:rsidRDefault="00246414" w:rsidP="002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ins w:id="124" w:author="Admin" w:date="2023-04-26T17:03:00Z"/>
          <w:rFonts w:ascii="Comic Sans MS" w:hAnsi="Comic Sans MS" w:cs="Rubik"/>
          <w:sz w:val="24"/>
          <w:szCs w:val="24"/>
          <w:rPrChange w:id="125" w:author="Admin" w:date="2023-04-26T17:09:00Z">
            <w:rPr>
              <w:ins w:id="126" w:author="Admin" w:date="2023-04-26T17:03:00Z"/>
              <w:rFonts w:ascii="Comic Sans MS" w:hAnsi="Comic Sans MS" w:cs="Rubik"/>
              <w:sz w:val="28"/>
              <w:szCs w:val="28"/>
            </w:rPr>
          </w:rPrChange>
        </w:rPr>
        <w:pPrChange w:id="127" w:author="Admin" w:date="2023-04-26T17:03:00Z">
          <w:pPr/>
        </w:pPrChange>
      </w:pPr>
      <w:ins w:id="128" w:author="Admin" w:date="2023-04-26T17:03:00Z">
        <w:r w:rsidRPr="00A21DE6">
          <w:rPr>
            <w:rFonts w:ascii="Comic Sans MS" w:hAnsi="Comic Sans MS" w:cs="Rubik"/>
            <w:sz w:val="24"/>
            <w:szCs w:val="24"/>
            <w:rPrChange w:id="129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State/</w:t>
        </w:r>
        <w:proofErr w:type="spellStart"/>
        <w:r w:rsidRPr="00A21DE6">
          <w:rPr>
            <w:rFonts w:ascii="Comic Sans MS" w:hAnsi="Comic Sans MS" w:cs="Rubik"/>
            <w:sz w:val="24"/>
            <w:szCs w:val="24"/>
            <w:rPrChange w:id="130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Region</w:t>
        </w:r>
        <w:proofErr w:type="gramStart"/>
        <w:r w:rsidRPr="00A21DE6">
          <w:rPr>
            <w:rFonts w:ascii="Comic Sans MS" w:hAnsi="Comic Sans MS" w:cs="Rubik"/>
            <w:sz w:val="24"/>
            <w:szCs w:val="24"/>
            <w:rPrChange w:id="131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:W</w:t>
        </w:r>
        <w:r w:rsidRPr="00A21DE6">
          <w:rPr>
            <w:rFonts w:ascii="Comic Sans MS" w:hAnsi="Comic Sans MS" w:cs="Rubik"/>
            <w:sz w:val="24"/>
            <w:szCs w:val="24"/>
            <w:rPrChange w:id="132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ilayah</w:t>
        </w:r>
        <w:proofErr w:type="spellEnd"/>
        <w:proofErr w:type="gramEnd"/>
        <w:r w:rsidRPr="00A21DE6">
          <w:rPr>
            <w:rFonts w:ascii="Comic Sans MS" w:hAnsi="Comic Sans MS" w:cs="Rubik"/>
            <w:sz w:val="24"/>
            <w:szCs w:val="24"/>
            <w:rPrChange w:id="133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 xml:space="preserve"> Persekutuan Kuala Lumpur</w:t>
        </w:r>
      </w:ins>
    </w:p>
    <w:p w:rsidR="00246414" w:rsidRPr="00A21DE6" w:rsidRDefault="00246414" w:rsidP="002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ins w:id="134" w:author="Admin" w:date="2023-04-26T17:03:00Z"/>
          <w:rFonts w:ascii="Comic Sans MS" w:hAnsi="Comic Sans MS" w:cs="Rubik"/>
          <w:sz w:val="24"/>
          <w:szCs w:val="24"/>
          <w:rPrChange w:id="135" w:author="Admin" w:date="2023-04-26T17:09:00Z">
            <w:rPr>
              <w:ins w:id="136" w:author="Admin" w:date="2023-04-26T17:03:00Z"/>
              <w:rFonts w:ascii="Comic Sans MS" w:hAnsi="Comic Sans MS" w:cs="Rubik"/>
              <w:sz w:val="28"/>
              <w:szCs w:val="28"/>
            </w:rPr>
          </w:rPrChange>
        </w:rPr>
        <w:pPrChange w:id="137" w:author="Admin" w:date="2023-04-26T17:03:00Z">
          <w:pPr/>
        </w:pPrChange>
      </w:pPr>
      <w:proofErr w:type="spellStart"/>
      <w:ins w:id="138" w:author="Admin" w:date="2023-04-26T17:03:00Z">
        <w:r w:rsidRPr="00A21DE6">
          <w:rPr>
            <w:rFonts w:ascii="Comic Sans MS" w:hAnsi="Comic Sans MS" w:cs="Rubik"/>
            <w:sz w:val="24"/>
            <w:szCs w:val="24"/>
            <w:rPrChange w:id="139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City</w:t>
        </w:r>
        <w:proofErr w:type="gramStart"/>
        <w:r w:rsidRPr="00A21DE6">
          <w:rPr>
            <w:rFonts w:ascii="Comic Sans MS" w:hAnsi="Comic Sans MS" w:cs="Rubik"/>
            <w:sz w:val="24"/>
            <w:szCs w:val="24"/>
            <w:rPrChange w:id="140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:Kuala</w:t>
        </w:r>
        <w:proofErr w:type="spellEnd"/>
        <w:proofErr w:type="gramEnd"/>
        <w:r w:rsidRPr="00A21DE6">
          <w:rPr>
            <w:rFonts w:ascii="Comic Sans MS" w:hAnsi="Comic Sans MS" w:cs="Rubik"/>
            <w:sz w:val="24"/>
            <w:szCs w:val="24"/>
            <w:rPrChange w:id="141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 xml:space="preserve"> Lumpur</w:t>
        </w:r>
      </w:ins>
    </w:p>
    <w:p w:rsidR="00246414" w:rsidRPr="00A21DE6" w:rsidRDefault="00246414" w:rsidP="002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ins w:id="142" w:author="Admin" w:date="2023-04-26T17:03:00Z"/>
          <w:rFonts w:ascii="Comic Sans MS" w:hAnsi="Comic Sans MS" w:cs="Rubik"/>
          <w:sz w:val="24"/>
          <w:szCs w:val="24"/>
          <w:rPrChange w:id="143" w:author="Admin" w:date="2023-04-26T17:09:00Z">
            <w:rPr>
              <w:ins w:id="144" w:author="Admin" w:date="2023-04-26T17:03:00Z"/>
              <w:rFonts w:ascii="Comic Sans MS" w:hAnsi="Comic Sans MS" w:cs="Rubik"/>
              <w:sz w:val="28"/>
              <w:szCs w:val="28"/>
            </w:rPr>
          </w:rPrChange>
        </w:rPr>
        <w:pPrChange w:id="145" w:author="Admin" w:date="2023-04-26T17:03:00Z">
          <w:pPr/>
        </w:pPrChange>
      </w:pPr>
      <w:ins w:id="146" w:author="Admin" w:date="2023-04-26T17:03:00Z">
        <w:r w:rsidRPr="00A21DE6">
          <w:rPr>
            <w:rFonts w:ascii="Comic Sans MS" w:hAnsi="Comic Sans MS" w:cs="Rubik"/>
            <w:sz w:val="24"/>
            <w:szCs w:val="24"/>
            <w:rPrChange w:id="147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Latit</w:t>
        </w:r>
        <w:r w:rsidRPr="00A21DE6">
          <w:rPr>
            <w:rFonts w:ascii="Comic Sans MS" w:hAnsi="Comic Sans MS" w:cs="Rubik"/>
            <w:sz w:val="24"/>
            <w:szCs w:val="24"/>
            <w:rPrChange w:id="148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ude</w:t>
        </w:r>
        <w:proofErr w:type="gramStart"/>
        <w:r w:rsidRPr="00A21DE6">
          <w:rPr>
            <w:rFonts w:ascii="Comic Sans MS" w:hAnsi="Comic Sans MS" w:cs="Rubik"/>
            <w:sz w:val="24"/>
            <w:szCs w:val="24"/>
            <w:rPrChange w:id="149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:3.1413</w:t>
        </w:r>
        <w:proofErr w:type="gramEnd"/>
        <w:r w:rsidRPr="00A21DE6">
          <w:rPr>
            <w:rFonts w:ascii="Comic Sans MS" w:hAnsi="Comic Sans MS" w:cs="Rubik"/>
            <w:sz w:val="24"/>
            <w:szCs w:val="24"/>
            <w:rPrChange w:id="150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 xml:space="preserve"> (3° 8′ 28.68″ N)</w:t>
        </w:r>
      </w:ins>
    </w:p>
    <w:p w:rsidR="00246414" w:rsidRPr="00A21DE6" w:rsidRDefault="00246414" w:rsidP="00246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rPr>
          <w:rFonts w:ascii="Comic Sans MS" w:hAnsi="Comic Sans MS" w:cs="Rubik"/>
          <w:sz w:val="24"/>
          <w:szCs w:val="24"/>
          <w:rPrChange w:id="151" w:author="Admin" w:date="2023-04-26T17:09:00Z">
            <w:rPr>
              <w:rFonts w:ascii="Comic Sans MS" w:hAnsi="Comic Sans MS" w:cs="Rubik"/>
              <w:sz w:val="28"/>
              <w:szCs w:val="28"/>
            </w:rPr>
          </w:rPrChange>
        </w:rPr>
        <w:pPrChange w:id="152" w:author="Admin" w:date="2023-04-26T17:03:00Z">
          <w:pPr/>
        </w:pPrChange>
      </w:pPr>
      <w:ins w:id="153" w:author="Admin" w:date="2023-04-26T17:03:00Z">
        <w:r w:rsidRPr="00A21DE6">
          <w:rPr>
            <w:rFonts w:ascii="Comic Sans MS" w:hAnsi="Comic Sans MS" w:cs="Rubik"/>
            <w:sz w:val="24"/>
            <w:szCs w:val="24"/>
            <w:rPrChange w:id="154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Longitude</w:t>
        </w:r>
        <w:proofErr w:type="gramStart"/>
        <w:r w:rsidRPr="00A21DE6">
          <w:rPr>
            <w:rFonts w:ascii="Comic Sans MS" w:hAnsi="Comic Sans MS" w:cs="Rubik"/>
            <w:sz w:val="24"/>
            <w:szCs w:val="24"/>
            <w:rPrChange w:id="155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>:101.6866</w:t>
        </w:r>
        <w:proofErr w:type="gramEnd"/>
        <w:r w:rsidRPr="00A21DE6">
          <w:rPr>
            <w:rFonts w:ascii="Comic Sans MS" w:hAnsi="Comic Sans MS" w:cs="Rubik"/>
            <w:sz w:val="24"/>
            <w:szCs w:val="24"/>
            <w:rPrChange w:id="156" w:author="Admin" w:date="2023-04-26T17:09:00Z">
              <w:rPr>
                <w:rFonts w:ascii="Comic Sans MS" w:hAnsi="Comic Sans MS" w:cs="Rubik"/>
                <w:sz w:val="28"/>
                <w:szCs w:val="28"/>
              </w:rPr>
            </w:rPrChange>
          </w:rPr>
          <w:t xml:space="preserve"> (101° 41′ 11.84″ E)</w:t>
        </w:r>
      </w:ins>
    </w:p>
    <w:p w:rsidR="00361262" w:rsidRPr="006901BB" w:rsidDel="0091198F" w:rsidRDefault="00361262" w:rsidP="00361262">
      <w:pPr>
        <w:rPr>
          <w:del w:id="157" w:author="Admin" w:date="2023-04-26T17:07:00Z"/>
          <w:rFonts w:ascii="Comic Sans MS" w:hAnsi="Comic Sans MS" w:cs="Rubik"/>
          <w:sz w:val="24"/>
          <w:szCs w:val="24"/>
          <w:rPrChange w:id="158" w:author="Admin" w:date="2023-04-26T17:09:00Z">
            <w:rPr>
              <w:del w:id="159" w:author="Admin" w:date="2023-04-26T17:07:00Z"/>
              <w:rFonts w:ascii="Comic Sans MS" w:hAnsi="Comic Sans MS" w:cs="Rubik"/>
              <w:sz w:val="28"/>
              <w:szCs w:val="28"/>
            </w:rPr>
          </w:rPrChange>
        </w:rPr>
      </w:pPr>
    </w:p>
    <w:p w:rsidR="00361262" w:rsidDel="007A59D5" w:rsidRDefault="00361262" w:rsidP="00361262">
      <w:pPr>
        <w:shd w:val="clear" w:color="auto" w:fill="DEEAF6" w:themeFill="accent5" w:themeFillTint="33"/>
        <w:rPr>
          <w:del w:id="160" w:author="Admin" w:date="2023-04-26T16:47:00Z"/>
          <w:rFonts w:ascii="Comic Sans MS" w:hAnsi="Comic Sans MS" w:cs="Rubik"/>
          <w:sz w:val="28"/>
          <w:szCs w:val="28"/>
        </w:rPr>
      </w:pPr>
      <w:del w:id="161" w:author="Admin" w:date="2023-04-26T16:47:00Z">
        <w:r w:rsidRPr="0021527A" w:rsidDel="007A59D5">
          <w:rPr>
            <w:rFonts w:ascii="Comic Sans MS" w:hAnsi="Comic Sans MS" w:cs="Rubik"/>
            <w:b/>
            <w:sz w:val="28"/>
            <w:szCs w:val="28"/>
            <w:u w:val="single"/>
          </w:rPr>
          <w:delText>Tool Used</w:delText>
        </w:r>
        <w:r w:rsidDel="007A59D5">
          <w:rPr>
            <w:rFonts w:ascii="Comic Sans MS" w:hAnsi="Comic Sans MS" w:cs="Rubik"/>
            <w:sz w:val="28"/>
            <w:szCs w:val="28"/>
          </w:rPr>
          <w:delText xml:space="preserve">: </w:delText>
        </w:r>
      </w:del>
    </w:p>
    <w:p w:rsidR="00361262" w:rsidDel="007A59D5" w:rsidRDefault="00361262" w:rsidP="00361262">
      <w:pPr>
        <w:rPr>
          <w:del w:id="162" w:author="Admin" w:date="2023-04-26T16:47:00Z"/>
        </w:rPr>
      </w:pPr>
    </w:p>
    <w:p w:rsidR="00361262" w:rsidDel="007A59D5" w:rsidRDefault="00361262" w:rsidP="00361262">
      <w:pPr>
        <w:rPr>
          <w:del w:id="163" w:author="Admin" w:date="2023-04-26T16:47:00Z"/>
        </w:rPr>
      </w:pPr>
    </w:p>
    <w:p w:rsidR="00361262" w:rsidDel="007A59D5" w:rsidRDefault="00361262" w:rsidP="00361262">
      <w:pPr>
        <w:shd w:val="clear" w:color="auto" w:fill="DEEAF6" w:themeFill="accent5" w:themeFillTint="33"/>
        <w:rPr>
          <w:del w:id="164" w:author="Admin" w:date="2023-04-26T16:47:00Z"/>
          <w:rFonts w:ascii="Comic Sans MS" w:hAnsi="Comic Sans MS" w:cs="Rubik"/>
          <w:sz w:val="28"/>
          <w:szCs w:val="28"/>
        </w:rPr>
      </w:pPr>
      <w:del w:id="165" w:author="Admin" w:date="2023-04-26T16:47:00Z">
        <w:r w:rsidRPr="0021527A" w:rsidDel="007A59D5">
          <w:rPr>
            <w:rFonts w:ascii="Comic Sans MS" w:hAnsi="Comic Sans MS" w:cs="Rubik"/>
            <w:b/>
            <w:sz w:val="28"/>
            <w:szCs w:val="28"/>
            <w:u w:val="single"/>
          </w:rPr>
          <w:delText>File Used</w:delText>
        </w:r>
        <w:r w:rsidDel="007A59D5">
          <w:rPr>
            <w:rFonts w:ascii="Comic Sans MS" w:hAnsi="Comic Sans MS" w:cs="Rubik"/>
            <w:sz w:val="28"/>
            <w:szCs w:val="28"/>
          </w:rPr>
          <w:delText>:</w:delText>
        </w:r>
      </w:del>
    </w:p>
    <w:p w:rsidR="00361262" w:rsidDel="007A59D5" w:rsidRDefault="00361262" w:rsidP="00361262">
      <w:pPr>
        <w:rPr>
          <w:del w:id="166" w:author="Admin" w:date="2023-04-26T16:47:00Z"/>
        </w:rPr>
      </w:pPr>
    </w:p>
    <w:p w:rsidR="00361262" w:rsidDel="007A59D5" w:rsidRDefault="00361262" w:rsidP="00361262">
      <w:pPr>
        <w:rPr>
          <w:del w:id="167" w:author="Admin" w:date="2023-04-26T16:47:00Z"/>
        </w:rPr>
      </w:pPr>
    </w:p>
    <w:p w:rsidR="00361262" w:rsidRPr="008C3F8B" w:rsidDel="007A59D5" w:rsidRDefault="00361262" w:rsidP="00361262">
      <w:pPr>
        <w:rPr>
          <w:del w:id="168" w:author="Admin" w:date="2023-04-26T16:47:00Z"/>
          <w:rFonts w:ascii="Comic Sans MS" w:hAnsi="Comic Sans MS"/>
          <w:sz w:val="28"/>
          <w:szCs w:val="28"/>
        </w:rPr>
      </w:pPr>
      <w:del w:id="169" w:author="Admin" w:date="2023-04-26T16:47:00Z">
        <w:r w:rsidRPr="008C3F8B" w:rsidDel="007A59D5">
          <w:rPr>
            <w:rFonts w:ascii="Comic Sans MS" w:hAnsi="Comic Sans MS"/>
            <w:sz w:val="28"/>
            <w:szCs w:val="28"/>
          </w:rPr>
          <w:delText>&lt;Image&gt;</w:delText>
        </w:r>
      </w:del>
    </w:p>
    <w:p w:rsidR="00361262" w:rsidDel="007A59D5" w:rsidRDefault="00361262" w:rsidP="00361262">
      <w:pPr>
        <w:rPr>
          <w:del w:id="170" w:author="Admin" w:date="2023-04-26T16:47:00Z"/>
        </w:rPr>
      </w:pPr>
    </w:p>
    <w:p w:rsidR="00361262" w:rsidDel="007A59D5" w:rsidRDefault="00361262" w:rsidP="00361262">
      <w:pPr>
        <w:shd w:val="clear" w:color="auto" w:fill="DEEAF6" w:themeFill="accent5" w:themeFillTint="33"/>
        <w:rPr>
          <w:del w:id="171" w:author="Admin" w:date="2023-04-26T16:47:00Z"/>
          <w:rFonts w:ascii="Comic Sans MS" w:hAnsi="Comic Sans MS" w:cs="Rubik"/>
          <w:sz w:val="28"/>
          <w:szCs w:val="28"/>
        </w:rPr>
      </w:pPr>
      <w:del w:id="172" w:author="Admin" w:date="2023-04-26T16:47:00Z">
        <w:r w:rsidRPr="007D0F36" w:rsidDel="007A59D5">
          <w:rPr>
            <w:rFonts w:ascii="Comic Sans MS" w:hAnsi="Comic Sans MS" w:cs="Rubik"/>
            <w:b/>
            <w:sz w:val="28"/>
            <w:szCs w:val="28"/>
            <w:u w:val="single"/>
            <w:shd w:val="clear" w:color="auto" w:fill="DEEAF6" w:themeFill="accent5" w:themeFillTint="33"/>
          </w:rPr>
          <w:delText>Path</w:delText>
        </w:r>
      </w:del>
    </w:p>
    <w:p w:rsidR="00361262" w:rsidDel="007A59D5" w:rsidRDefault="00361262" w:rsidP="00361262">
      <w:pPr>
        <w:rPr>
          <w:del w:id="173" w:author="Admin" w:date="2023-04-26T16:47:00Z"/>
          <w:rFonts w:ascii="Comic Sans MS" w:hAnsi="Comic Sans MS" w:cs="Rubik"/>
          <w:sz w:val="28"/>
          <w:szCs w:val="28"/>
        </w:rPr>
      </w:pPr>
    </w:p>
    <w:p w:rsidR="00361262" w:rsidDel="007A59D5" w:rsidRDefault="00361262" w:rsidP="00361262">
      <w:pPr>
        <w:rPr>
          <w:del w:id="174" w:author="Admin" w:date="2023-04-26T16:47:00Z"/>
          <w:rFonts w:ascii="Comic Sans MS" w:hAnsi="Comic Sans MS" w:cs="Rubik"/>
          <w:sz w:val="28"/>
          <w:szCs w:val="28"/>
        </w:rPr>
      </w:pPr>
    </w:p>
    <w:p w:rsidR="00361262" w:rsidDel="007A59D5" w:rsidRDefault="00361262" w:rsidP="00361262">
      <w:pPr>
        <w:shd w:val="clear" w:color="auto" w:fill="E2EFD9" w:themeFill="accent6" w:themeFillTint="33"/>
        <w:rPr>
          <w:del w:id="175" w:author="Admin" w:date="2023-04-26T16:47:00Z"/>
          <w:rFonts w:ascii="Comic Sans MS" w:hAnsi="Comic Sans MS" w:cs="Rubik"/>
          <w:sz w:val="28"/>
          <w:szCs w:val="28"/>
        </w:rPr>
      </w:pPr>
      <w:del w:id="176" w:author="Admin" w:date="2023-04-26T16:47:00Z">
        <w:r w:rsidRPr="00D65039" w:rsidDel="007A59D5">
          <w:rPr>
            <w:rFonts w:ascii="Comic Sans MS" w:hAnsi="Comic Sans MS" w:cs="Rubik"/>
            <w:b/>
            <w:sz w:val="28"/>
            <w:szCs w:val="28"/>
            <w:u w:val="single"/>
            <w:shd w:val="clear" w:color="auto" w:fill="E2EFD9" w:themeFill="accent6" w:themeFillTint="33"/>
          </w:rPr>
          <w:delText>Final Answer</w:delText>
        </w:r>
        <w:r w:rsidDel="007A59D5">
          <w:rPr>
            <w:rFonts w:ascii="Comic Sans MS" w:hAnsi="Comic Sans MS" w:cs="Rubik"/>
            <w:sz w:val="28"/>
            <w:szCs w:val="28"/>
          </w:rPr>
          <w:delText xml:space="preserve">: </w:delText>
        </w:r>
      </w:del>
    </w:p>
    <w:p w:rsidR="00361262" w:rsidDel="0091198F" w:rsidRDefault="00361262" w:rsidP="00361262">
      <w:pPr>
        <w:rPr>
          <w:del w:id="177" w:author="Admin" w:date="2023-04-26T17:07:00Z"/>
          <w:rFonts w:ascii="Comic Sans MS" w:hAnsi="Comic Sans MS" w:cs="Rubik"/>
          <w:sz w:val="28"/>
          <w:szCs w:val="28"/>
        </w:rPr>
      </w:pPr>
    </w:p>
    <w:p w:rsidR="00361262" w:rsidDel="0091198F" w:rsidRDefault="00361262">
      <w:pPr>
        <w:rPr>
          <w:del w:id="178" w:author="Admin" w:date="2023-04-26T17:07:00Z"/>
          <w:rFonts w:ascii="Comic Sans MS" w:hAnsi="Comic Sans MS" w:cs="Rubik"/>
          <w:sz w:val="28"/>
          <w:szCs w:val="28"/>
        </w:rPr>
      </w:pPr>
    </w:p>
    <w:p w:rsidR="0050476A" w:rsidRDefault="0050476A">
      <w:pPr>
        <w:rPr>
          <w:rFonts w:ascii="Comic Sans MS" w:hAnsi="Comic Sans MS" w:cs="Rubik"/>
          <w:sz w:val="28"/>
          <w:szCs w:val="28"/>
        </w:rPr>
      </w:pPr>
    </w:p>
    <w:p w:rsidR="0050476A" w:rsidRDefault="0050476A" w:rsidP="0050476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179" w:author="Admin" w:date="2023-01-18T17:28:00Z">
        <w:r>
          <w:rPr>
            <w:rFonts w:ascii="Comic Sans MS" w:hAnsi="Comic Sans MS"/>
            <w:b/>
            <w:sz w:val="28"/>
            <w:szCs w:val="28"/>
          </w:rPr>
          <w:t>SUBMITTED BY</w:t>
        </w:r>
        <w:r>
          <w:rPr>
            <w:rFonts w:ascii="Comic Sans MS" w:hAnsi="Comic Sans MS"/>
            <w:sz w:val="28"/>
            <w:szCs w:val="28"/>
          </w:rPr>
          <w:t xml:space="preserve">: </w:t>
        </w:r>
      </w:ins>
    </w:p>
    <w:p w:rsidR="0050476A" w:rsidRDefault="0050476A" w:rsidP="0050476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80" w:author="Admin" w:date="2023-04-26T17:08:00Z"/>
          <w:rFonts w:ascii="Comic Sans MS" w:hAnsi="Comic Sans MS"/>
          <w:sz w:val="28"/>
          <w:szCs w:val="28"/>
        </w:rPr>
      </w:pPr>
      <w:ins w:id="181" w:author="Admin" w:date="2023-01-18T17:28:00Z">
        <w:r>
          <w:rPr>
            <w:rFonts w:ascii="Comic Sans MS" w:hAnsi="Comic Sans MS"/>
            <w:sz w:val="28"/>
            <w:szCs w:val="28"/>
            <w:highlight w:val="yellow"/>
          </w:rPr>
          <w:t>U19CS012</w:t>
        </w:r>
      </w:ins>
    </w:p>
    <w:p w:rsidR="006901BB" w:rsidRDefault="006901BB" w:rsidP="0050476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82" w:author="Admin" w:date="2023-04-26T17:08:00Z"/>
          <w:rFonts w:ascii="Comic Sans MS" w:hAnsi="Comic Sans MS"/>
          <w:sz w:val="28"/>
          <w:szCs w:val="28"/>
        </w:rPr>
      </w:pPr>
      <w:ins w:id="183" w:author="Admin" w:date="2023-04-26T17:08:00Z">
        <w:r>
          <w:rPr>
            <w:rFonts w:ascii="Comic Sans MS" w:hAnsi="Comic Sans MS"/>
            <w:sz w:val="28"/>
            <w:szCs w:val="28"/>
          </w:rPr>
          <w:t>BHAGYA VINOD RANA</w:t>
        </w:r>
      </w:ins>
    </w:p>
    <w:p w:rsidR="0050476A" w:rsidRPr="00F36EF1" w:rsidDel="0091198F" w:rsidRDefault="0050476A" w:rsidP="006901BB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del w:id="184" w:author="Admin" w:date="2023-04-26T17:07:00Z"/>
          <w:rFonts w:ascii="Comic Sans MS" w:hAnsi="Comic Sans MS"/>
          <w:sz w:val="28"/>
          <w:szCs w:val="28"/>
        </w:rPr>
        <w:pPrChange w:id="185" w:author="Admin" w:date="2023-04-26T17:08:00Z">
          <w:pPr>
            <w:pBdr>
              <w:top w:val="single" w:sz="4" w:space="1" w:color="auto"/>
              <w:left w:val="single" w:sz="4" w:space="4" w:color="auto"/>
              <w:bottom w:val="single" w:sz="4" w:space="0" w:color="auto"/>
              <w:right w:val="single" w:sz="4" w:space="4" w:color="auto"/>
            </w:pBdr>
            <w:jc w:val="center"/>
          </w:pPr>
        </w:pPrChange>
      </w:pPr>
    </w:p>
    <w:p w:rsidR="0050476A" w:rsidDel="00C766AC" w:rsidRDefault="0050476A" w:rsidP="0091198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del w:id="186" w:author="Admin" w:date="2023-04-26T17:08:00Z"/>
          <w:rFonts w:ascii="Comic Sans MS" w:hAnsi="Comic Sans MS" w:cs="Rubik"/>
          <w:sz w:val="28"/>
          <w:szCs w:val="28"/>
        </w:rPr>
        <w:pPrChange w:id="187" w:author="Admin" w:date="2023-04-26T17:07:00Z">
          <w:pPr/>
        </w:pPrChange>
      </w:pPr>
    </w:p>
    <w:p w:rsidR="00AB1030" w:rsidRDefault="00AB1030"/>
    <w:sectPr w:rsidR="00AB1030" w:rsidSect="006C4B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4603D"/>
    <w:multiLevelType w:val="hybridMultilevel"/>
    <w:tmpl w:val="A1ACB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822CC"/>
    <w:multiLevelType w:val="hybridMultilevel"/>
    <w:tmpl w:val="0D5CF7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9EF780">
      <w:numFmt w:val="bullet"/>
      <w:lvlText w:val="—"/>
      <w:lvlJc w:val="left"/>
      <w:pPr>
        <w:ind w:left="1440" w:hanging="360"/>
      </w:pPr>
      <w:rPr>
        <w:rFonts w:ascii="Comic Sans MS" w:eastAsiaTheme="minorHAnsi" w:hAnsi="Comic Sans M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810d06cccc5e93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FF7"/>
    <w:rsid w:val="000875DB"/>
    <w:rsid w:val="000B54B6"/>
    <w:rsid w:val="0011570D"/>
    <w:rsid w:val="00126472"/>
    <w:rsid w:val="00150B52"/>
    <w:rsid w:val="00157EC7"/>
    <w:rsid w:val="00186AF3"/>
    <w:rsid w:val="00246414"/>
    <w:rsid w:val="00260E09"/>
    <w:rsid w:val="00266041"/>
    <w:rsid w:val="002C5869"/>
    <w:rsid w:val="00301AA2"/>
    <w:rsid w:val="0031717F"/>
    <w:rsid w:val="0035455F"/>
    <w:rsid w:val="00361262"/>
    <w:rsid w:val="003B317B"/>
    <w:rsid w:val="003C0CBE"/>
    <w:rsid w:val="003C6617"/>
    <w:rsid w:val="003E10E4"/>
    <w:rsid w:val="003E5CF2"/>
    <w:rsid w:val="003F6670"/>
    <w:rsid w:val="004078D9"/>
    <w:rsid w:val="0042224B"/>
    <w:rsid w:val="00423187"/>
    <w:rsid w:val="00442FBF"/>
    <w:rsid w:val="00451695"/>
    <w:rsid w:val="004C0514"/>
    <w:rsid w:val="004C374F"/>
    <w:rsid w:val="004D17B3"/>
    <w:rsid w:val="004D5F1B"/>
    <w:rsid w:val="0050476A"/>
    <w:rsid w:val="005212A0"/>
    <w:rsid w:val="00574F4D"/>
    <w:rsid w:val="005C7FF7"/>
    <w:rsid w:val="005D130A"/>
    <w:rsid w:val="005F137E"/>
    <w:rsid w:val="006103DA"/>
    <w:rsid w:val="00631A2C"/>
    <w:rsid w:val="00661CE9"/>
    <w:rsid w:val="00680EDC"/>
    <w:rsid w:val="006843AB"/>
    <w:rsid w:val="006901BB"/>
    <w:rsid w:val="006C2F5B"/>
    <w:rsid w:val="006C4BFB"/>
    <w:rsid w:val="006C6ABC"/>
    <w:rsid w:val="00744261"/>
    <w:rsid w:val="007712AA"/>
    <w:rsid w:val="007A59D5"/>
    <w:rsid w:val="007D1B28"/>
    <w:rsid w:val="0080740A"/>
    <w:rsid w:val="00892F0A"/>
    <w:rsid w:val="008C1741"/>
    <w:rsid w:val="008C3F8B"/>
    <w:rsid w:val="008D207D"/>
    <w:rsid w:val="0091198F"/>
    <w:rsid w:val="009B7D8D"/>
    <w:rsid w:val="009C2B67"/>
    <w:rsid w:val="009D3632"/>
    <w:rsid w:val="009E1E1E"/>
    <w:rsid w:val="009E35FC"/>
    <w:rsid w:val="00A21DE6"/>
    <w:rsid w:val="00AB1030"/>
    <w:rsid w:val="00AB5A2C"/>
    <w:rsid w:val="00B010FF"/>
    <w:rsid w:val="00B22D3C"/>
    <w:rsid w:val="00B65B31"/>
    <w:rsid w:val="00B66AB9"/>
    <w:rsid w:val="00B8058B"/>
    <w:rsid w:val="00B824AF"/>
    <w:rsid w:val="00B827A6"/>
    <w:rsid w:val="00BD21FB"/>
    <w:rsid w:val="00BE5CC3"/>
    <w:rsid w:val="00C201AE"/>
    <w:rsid w:val="00C56853"/>
    <w:rsid w:val="00C766AC"/>
    <w:rsid w:val="00C91423"/>
    <w:rsid w:val="00D02F85"/>
    <w:rsid w:val="00D274DE"/>
    <w:rsid w:val="00D65039"/>
    <w:rsid w:val="00D80E51"/>
    <w:rsid w:val="00D86D8B"/>
    <w:rsid w:val="00D94570"/>
    <w:rsid w:val="00DA0878"/>
    <w:rsid w:val="00DB0D43"/>
    <w:rsid w:val="00DF5632"/>
    <w:rsid w:val="00E06D34"/>
    <w:rsid w:val="00E1489E"/>
    <w:rsid w:val="00E57F15"/>
    <w:rsid w:val="00E77B30"/>
    <w:rsid w:val="00E94E8E"/>
    <w:rsid w:val="00F03F27"/>
    <w:rsid w:val="00F069F9"/>
    <w:rsid w:val="00F37447"/>
    <w:rsid w:val="00F45028"/>
    <w:rsid w:val="00F7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49F7E"/>
  <w15:chartTrackingRefBased/>
  <w15:docId w15:val="{35EB43BC-645E-466A-A380-27656BFD7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6A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0D43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D43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8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DABA8-4AB7-4626-A154-850C2127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93</cp:revision>
  <dcterms:created xsi:type="dcterms:W3CDTF">2023-04-26T05:44:00Z</dcterms:created>
  <dcterms:modified xsi:type="dcterms:W3CDTF">2023-04-26T11:39:00Z</dcterms:modified>
</cp:coreProperties>
</file>