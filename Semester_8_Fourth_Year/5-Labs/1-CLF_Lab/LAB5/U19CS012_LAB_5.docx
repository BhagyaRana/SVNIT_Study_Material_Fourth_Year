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1A6" w:rsidRPr="00296943" w:rsidRDefault="003631A6" w:rsidP="003631A6">
      <w:pPr>
        <w:jc w:val="center"/>
        <w:rPr>
          <w:ins w:id="0" w:author="Admin" w:date="2023-01-18T17:26:00Z"/>
          <w:rFonts w:ascii="Comic Sans MS" w:hAnsi="Comic Sans MS"/>
          <w:sz w:val="36"/>
          <w:szCs w:val="36"/>
          <w:u w:val="single"/>
        </w:rPr>
      </w:pPr>
      <w:ins w:id="1" w:author="Admin" w:date="2023-01-18T17:26:00Z">
        <w:r>
          <w:rPr>
            <w:rFonts w:ascii="Comic Sans MS" w:hAnsi="Comic Sans MS"/>
            <w:sz w:val="36"/>
            <w:szCs w:val="36"/>
            <w:u w:val="single"/>
          </w:rPr>
          <w:t>Cyber Law and Forensics (CS402</w:t>
        </w:r>
        <w:r w:rsidRPr="00296943">
          <w:rPr>
            <w:rFonts w:ascii="Comic Sans MS" w:hAnsi="Comic Sans MS"/>
            <w:sz w:val="36"/>
            <w:szCs w:val="36"/>
            <w:u w:val="single"/>
          </w:rPr>
          <w:t>)</w:t>
        </w:r>
      </w:ins>
    </w:p>
    <w:p w:rsidR="003631A6" w:rsidRPr="00296943" w:rsidRDefault="003631A6" w:rsidP="003631A6">
      <w:pPr>
        <w:jc w:val="center"/>
        <w:rPr>
          <w:ins w:id="2" w:author="Admin" w:date="2023-01-18T17:26:00Z"/>
          <w:rFonts w:ascii="Comic Sans MS" w:hAnsi="Comic Sans MS"/>
          <w:sz w:val="36"/>
          <w:szCs w:val="36"/>
        </w:rPr>
      </w:pPr>
      <w:ins w:id="3" w:author="Admin" w:date="2023-01-18T17:26:00Z">
        <w:r>
          <w:rPr>
            <w:rFonts w:ascii="Comic Sans MS" w:hAnsi="Comic Sans MS"/>
            <w:sz w:val="36"/>
            <w:szCs w:val="36"/>
          </w:rPr>
          <w:t xml:space="preserve">Lab Assignment </w:t>
        </w:r>
      </w:ins>
      <w:r>
        <w:rPr>
          <w:rFonts w:ascii="Comic Sans MS" w:hAnsi="Comic Sans MS"/>
          <w:sz w:val="36"/>
          <w:szCs w:val="36"/>
        </w:rPr>
        <w:t>5</w:t>
      </w:r>
    </w:p>
    <w:p w:rsidR="003631A6" w:rsidRPr="007D38B8" w:rsidRDefault="003631A6" w:rsidP="003631A6">
      <w:pPr>
        <w:jc w:val="center"/>
        <w:rPr>
          <w:rFonts w:ascii="Comic Sans MS" w:hAnsi="Comic Sans MS"/>
          <w:b/>
          <w:sz w:val="36"/>
          <w:szCs w:val="36"/>
          <w:u w:val="single"/>
        </w:rPr>
      </w:pPr>
      <w:ins w:id="4" w:author="Admin" w:date="2023-01-18T17:26:00Z">
        <w:r w:rsidRPr="00296943">
          <w:rPr>
            <w:rFonts w:ascii="Comic Sans MS" w:hAnsi="Comic Sans MS"/>
            <w:b/>
            <w:sz w:val="36"/>
            <w:szCs w:val="36"/>
            <w:u w:val="single"/>
          </w:rPr>
          <w:t>U19CS012</w:t>
        </w:r>
      </w:ins>
    </w:p>
    <w:p w:rsidR="0021527A" w:rsidRDefault="003631A6" w:rsidP="0021527A">
      <w:pPr>
        <w:shd w:val="clear" w:color="auto" w:fill="FFFFFF" w:themeFill="background1"/>
        <w:rPr>
          <w:rFonts w:ascii="Comic Sans MS" w:hAnsi="Comic Sans MS" w:cs="Rubik"/>
          <w:sz w:val="28"/>
          <w:szCs w:val="28"/>
        </w:rPr>
      </w:pPr>
      <w:del w:id="5" w:author="Admin" w:date="2023-01-18T17:26:00Z">
        <w:r w:rsidRPr="008205FD" w:rsidDel="006D097C">
          <w:rPr>
            <w:rFonts w:ascii="Comic Sans MS" w:hAnsi="Comic Sans MS"/>
            <w:sz w:val="28"/>
            <w:szCs w:val="28"/>
            <w:rPrChange w:id="6" w:author="Admin" w:date="2023-01-18T17:28:00Z">
              <w:rPr>
                <w:sz w:val="48"/>
                <w:szCs w:val="48"/>
              </w:rPr>
            </w:rPrChange>
          </w:rPr>
          <w:delText>Lab Assignment 1</w:delText>
        </w:r>
      </w:del>
      <w:r>
        <w:rPr>
          <w:rFonts w:ascii="Comic Sans MS" w:hAnsi="Comic Sans MS" w:cs="Rubik"/>
          <w:sz w:val="28"/>
          <w:szCs w:val="28"/>
        </w:rPr>
        <w:t>A</w:t>
      </w:r>
      <w:ins w:id="7" w:author="Admin" w:date="2023-01-18T16:28:00Z">
        <w:r w:rsidRPr="008205FD">
          <w:rPr>
            <w:rFonts w:ascii="Comic Sans MS" w:hAnsi="Comic Sans MS" w:cs="Rubik"/>
            <w:sz w:val="28"/>
            <w:szCs w:val="28"/>
            <w:rPrChange w:id="8" w:author="Admin" w:date="2023-01-18T17:28:00Z">
              <w:rPr>
                <w:rFonts w:ascii="Rubik" w:hAnsi="Rubik" w:cs="Rubik"/>
                <w:sz w:val="32"/>
                <w:szCs w:val="32"/>
              </w:rPr>
            </w:rPrChange>
          </w:rPr>
          <w:t xml:space="preserve">.) </w:t>
        </w:r>
      </w:ins>
      <w:r>
        <w:rPr>
          <w:rFonts w:ascii="Comic Sans MS" w:hAnsi="Comic Sans MS" w:cs="Rubik"/>
          <w:sz w:val="28"/>
          <w:szCs w:val="28"/>
        </w:rPr>
        <w:t>Answer the Following Questions</w:t>
      </w:r>
      <w:r w:rsidR="006F596E">
        <w:rPr>
          <w:rFonts w:ascii="Comic Sans MS" w:hAnsi="Comic Sans MS" w:cs="Rubik"/>
          <w:sz w:val="28"/>
          <w:szCs w:val="28"/>
        </w:rPr>
        <w:t xml:space="preserve"> from the Given Evidence Files</w:t>
      </w:r>
      <w:r>
        <w:rPr>
          <w:rFonts w:ascii="Comic Sans MS" w:hAnsi="Comic Sans MS" w:cs="Rubik"/>
          <w:sz w:val="28"/>
          <w:szCs w:val="28"/>
        </w:rPr>
        <w:t>:</w:t>
      </w:r>
      <w:r w:rsidRPr="002639B8">
        <w:rPr>
          <w:rFonts w:ascii="Comic Sans MS" w:hAnsi="Comic Sans MS" w:cs="Rubik"/>
          <w:sz w:val="28"/>
          <w:szCs w:val="28"/>
        </w:rPr>
        <w:t xml:space="preserve"> </w:t>
      </w:r>
    </w:p>
    <w:p w:rsidR="0021527A" w:rsidRDefault="0021527A" w:rsidP="0021527A">
      <w:pPr>
        <w:shd w:val="clear" w:color="auto" w:fill="FFFFFF" w:themeFill="background1"/>
        <w:rPr>
          <w:rFonts w:ascii="Comic Sans MS" w:hAnsi="Comic Sans MS" w:cs="Rubik"/>
          <w:sz w:val="28"/>
          <w:szCs w:val="28"/>
        </w:rPr>
      </w:pPr>
    </w:p>
    <w:p w:rsidR="00953E91" w:rsidRDefault="0021527A" w:rsidP="0021527A">
      <w:pP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 xml:space="preserve"> </w:t>
      </w:r>
      <w:r w:rsidR="00953E91">
        <w:rPr>
          <w:rFonts w:ascii="Comic Sans MS" w:hAnsi="Comic Sans MS" w:cs="Rubik"/>
          <w:sz w:val="28"/>
          <w:szCs w:val="28"/>
        </w:rPr>
        <w:t>(1)</w:t>
      </w:r>
      <w:r w:rsidR="00953E91" w:rsidRPr="00953E91">
        <w:rPr>
          <w:rFonts w:ascii="Comic Sans MS" w:hAnsi="Comic Sans MS" w:cs="Rubik"/>
          <w:sz w:val="28"/>
          <w:szCs w:val="28"/>
        </w:rPr>
        <w:t xml:space="preserve"> Determine the </w:t>
      </w:r>
      <w:r w:rsidR="00953E91" w:rsidRPr="006F596E">
        <w:rPr>
          <w:rFonts w:ascii="Comic Sans MS" w:hAnsi="Comic Sans MS" w:cs="Rubik"/>
          <w:b/>
          <w:sz w:val="28"/>
          <w:szCs w:val="28"/>
          <w:u w:val="single"/>
        </w:rPr>
        <w:t>USB devices</w:t>
      </w:r>
      <w:r w:rsidR="00953E91" w:rsidRPr="00953E91">
        <w:rPr>
          <w:rFonts w:ascii="Comic Sans MS" w:hAnsi="Comic Sans MS" w:cs="Rubik"/>
          <w:sz w:val="28"/>
          <w:szCs w:val="28"/>
        </w:rPr>
        <w:t xml:space="preserve"> attached to the system.</w:t>
      </w:r>
    </w:p>
    <w:p w:rsidR="0021527A" w:rsidRDefault="0021527A" w:rsidP="00953E91">
      <w:pPr>
        <w:rPr>
          <w:rFonts w:ascii="Comic Sans MS" w:hAnsi="Comic Sans MS" w:cs="Rubik"/>
          <w:sz w:val="28"/>
          <w:szCs w:val="28"/>
        </w:rPr>
      </w:pPr>
    </w:p>
    <w:p w:rsidR="006F596E" w:rsidRDefault="006F596E" w:rsidP="0021527A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Tool Used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6F596E" w:rsidRDefault="006F596E" w:rsidP="00953E91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Offline Condition -&gt; USB Detective</w:t>
      </w:r>
      <w:r w:rsidR="001F40F1">
        <w:rPr>
          <w:rFonts w:ascii="Comic Sans MS" w:hAnsi="Comic Sans MS" w:cs="Rubik"/>
          <w:sz w:val="28"/>
          <w:szCs w:val="28"/>
        </w:rPr>
        <w:t xml:space="preserve"> </w:t>
      </w:r>
    </w:p>
    <w:p w:rsidR="006F596E" w:rsidRDefault="006F596E" w:rsidP="00953E91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 xml:space="preserve">Online Condition -&gt; Tools like USDdeview (working Copy) </w:t>
      </w:r>
    </w:p>
    <w:p w:rsidR="006F596E" w:rsidRDefault="006F596E" w:rsidP="00953E91">
      <w:pPr>
        <w:rPr>
          <w:rFonts w:ascii="Comic Sans MS" w:hAnsi="Comic Sans MS" w:cs="Rubik"/>
          <w:sz w:val="28"/>
          <w:szCs w:val="28"/>
        </w:rPr>
      </w:pPr>
    </w:p>
    <w:p w:rsidR="006F596E" w:rsidRDefault="006F596E" w:rsidP="0021527A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File Used</w:t>
      </w:r>
      <w:r>
        <w:rPr>
          <w:rFonts w:ascii="Comic Sans MS" w:hAnsi="Comic Sans MS" w:cs="Rubik"/>
          <w:sz w:val="28"/>
          <w:szCs w:val="28"/>
        </w:rPr>
        <w:t>:</w:t>
      </w:r>
    </w:p>
    <w:p w:rsidR="006F596E" w:rsidRDefault="006F596E" w:rsidP="006F596E">
      <w:pPr>
        <w:pStyle w:val="ListParagraph"/>
        <w:numPr>
          <w:ilvl w:val="0"/>
          <w:numId w:val="1"/>
        </w:num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SYSTEM Hive</w:t>
      </w:r>
    </w:p>
    <w:p w:rsidR="006F596E" w:rsidRDefault="006F596E" w:rsidP="006F596E">
      <w:pPr>
        <w:pStyle w:val="ListParagraph"/>
        <w:numPr>
          <w:ilvl w:val="0"/>
          <w:numId w:val="1"/>
        </w:num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SOFTWARE Hive</w:t>
      </w:r>
    </w:p>
    <w:p w:rsidR="006F596E" w:rsidRDefault="006F596E" w:rsidP="006F596E">
      <w:pPr>
        <w:pStyle w:val="ListParagraph"/>
        <w:numPr>
          <w:ilvl w:val="0"/>
          <w:numId w:val="1"/>
        </w:num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NTUSER.DAT Hive</w:t>
      </w:r>
    </w:p>
    <w:p w:rsidR="006F596E" w:rsidRDefault="006F596E" w:rsidP="006F596E">
      <w:pPr>
        <w:pStyle w:val="ListParagraph"/>
        <w:numPr>
          <w:ilvl w:val="0"/>
          <w:numId w:val="1"/>
        </w:num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Setupapi Log</w:t>
      </w:r>
    </w:p>
    <w:p w:rsidR="001F40F1" w:rsidRDefault="006F596E" w:rsidP="001F40F1">
      <w:pPr>
        <w:pStyle w:val="ListParagraph"/>
        <w:numPr>
          <w:ilvl w:val="0"/>
          <w:numId w:val="1"/>
        </w:num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Amcache Hive</w:t>
      </w:r>
    </w:p>
    <w:p w:rsidR="006F596E" w:rsidRDefault="001F40F1" w:rsidP="00270F94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Above Files were extracted using FTK Imager.</w:t>
      </w:r>
    </w:p>
    <w:p w:rsidR="00270F94" w:rsidRDefault="00270F94" w:rsidP="00270F94">
      <w:pPr>
        <w:rPr>
          <w:rFonts w:ascii="Comic Sans MS" w:hAnsi="Comic Sans MS" w:cs="Rubik"/>
          <w:sz w:val="28"/>
          <w:szCs w:val="28"/>
        </w:rPr>
      </w:pPr>
    </w:p>
    <w:p w:rsidR="00270F94" w:rsidRDefault="00270F94" w:rsidP="00270F94">
      <w:pPr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6F14798" wp14:editId="1044687D">
            <wp:extent cx="6858000" cy="1791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94" w:rsidRDefault="00270F94" w:rsidP="00270F94">
      <w:pPr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48629E09" wp14:editId="0C7DB6D9">
            <wp:extent cx="6858000" cy="2266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F94" w:rsidRPr="006F596E" w:rsidRDefault="0021527A" w:rsidP="006F596E">
      <w:pPr>
        <w:pStyle w:val="ListParagraph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 xml:space="preserve">Answer - </w:t>
      </w:r>
    </w:p>
    <w:p w:rsidR="0021527A" w:rsidRPr="0021527A" w:rsidRDefault="0021527A" w:rsidP="002152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jc w:val="center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sz w:val="28"/>
          <w:szCs w:val="28"/>
        </w:rPr>
        <w:t>SanDisk Ultra USB Device</w:t>
      </w:r>
    </w:p>
    <w:p w:rsidR="0021527A" w:rsidRPr="0021527A" w:rsidRDefault="0021527A" w:rsidP="002152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jc w:val="center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sz w:val="28"/>
          <w:szCs w:val="28"/>
        </w:rPr>
        <w:t>Sony Hard Drive IJSB Device</w:t>
      </w:r>
    </w:p>
    <w:p w:rsidR="0021527A" w:rsidRPr="0021527A" w:rsidRDefault="0021527A" w:rsidP="002152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jc w:val="center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sz w:val="28"/>
          <w:szCs w:val="28"/>
        </w:rPr>
        <w:t>SAMSUNG_Android</w:t>
      </w:r>
    </w:p>
    <w:p w:rsidR="0021527A" w:rsidRPr="0021527A" w:rsidRDefault="0021527A" w:rsidP="002152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jc w:val="center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sz w:val="28"/>
          <w:szCs w:val="28"/>
        </w:rPr>
        <w:t>USB SanDisk 3.2Gen1 USB Device</w:t>
      </w:r>
    </w:p>
    <w:p w:rsidR="0021527A" w:rsidRPr="0021527A" w:rsidRDefault="0021527A" w:rsidP="002152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jc w:val="center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sz w:val="28"/>
          <w:szCs w:val="28"/>
        </w:rPr>
        <w:t>SanDisk 3.2Gen1</w:t>
      </w:r>
    </w:p>
    <w:p w:rsidR="0021527A" w:rsidRPr="0021527A" w:rsidRDefault="0021527A" w:rsidP="002152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jc w:val="center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sz w:val="28"/>
          <w:szCs w:val="28"/>
        </w:rPr>
        <w:t>SANDISK CRUZER BLADE</w:t>
      </w:r>
    </w:p>
    <w:p w:rsidR="0032177B" w:rsidRPr="00953E91" w:rsidRDefault="0021527A" w:rsidP="002152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jc w:val="center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sz w:val="28"/>
          <w:szCs w:val="28"/>
        </w:rPr>
        <w:t>GENERIC FLASH DISK</w:t>
      </w:r>
    </w:p>
    <w:p w:rsidR="0021527A" w:rsidRDefault="0021527A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953E91" w:rsidRDefault="00953E91" w:rsidP="0021527A">
      <w:pP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lastRenderedPageBreak/>
        <w:t>(2)</w:t>
      </w:r>
      <w:r w:rsidRPr="00953E91">
        <w:rPr>
          <w:rFonts w:ascii="Comic Sans MS" w:hAnsi="Comic Sans MS" w:cs="Rubik"/>
          <w:sz w:val="28"/>
          <w:szCs w:val="28"/>
        </w:rPr>
        <w:t xml:space="preserve"> Identify the recently opened PDF documents in the system.</w:t>
      </w:r>
    </w:p>
    <w:p w:rsidR="0021527A" w:rsidRDefault="0021527A" w:rsidP="00953E91">
      <w:pPr>
        <w:rPr>
          <w:rFonts w:ascii="Comic Sans MS" w:hAnsi="Comic Sans MS" w:cs="Rubik"/>
          <w:sz w:val="28"/>
          <w:szCs w:val="28"/>
        </w:rPr>
      </w:pPr>
    </w:p>
    <w:p w:rsidR="0021527A" w:rsidRDefault="007A4266" w:rsidP="00953E91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Remember, the Registry Key “</w:t>
      </w:r>
      <w:r w:rsidRPr="007A4266">
        <w:rPr>
          <w:rFonts w:ascii="Comic Sans MS" w:hAnsi="Comic Sans MS" w:cs="Rubik"/>
          <w:b/>
          <w:sz w:val="28"/>
          <w:szCs w:val="28"/>
        </w:rPr>
        <w:t>recentdocs</w:t>
      </w:r>
      <w:r>
        <w:rPr>
          <w:rFonts w:ascii="Comic Sans MS" w:hAnsi="Comic Sans MS" w:cs="Rubik"/>
          <w:sz w:val="28"/>
          <w:szCs w:val="28"/>
        </w:rPr>
        <w:t>”, based on extension “</w:t>
      </w:r>
      <w:r w:rsidRPr="00A86A86">
        <w:rPr>
          <w:rFonts w:ascii="Comic Sans MS" w:hAnsi="Comic Sans MS" w:cs="Rubik"/>
          <w:b/>
          <w:sz w:val="28"/>
          <w:szCs w:val="28"/>
        </w:rPr>
        <w:t>.pdf</w:t>
      </w:r>
      <w:r w:rsidRPr="00A86A86">
        <w:rPr>
          <w:rFonts w:ascii="Comic Sans MS" w:hAnsi="Comic Sans MS" w:cs="Rubik"/>
          <w:sz w:val="28"/>
          <w:szCs w:val="28"/>
        </w:rPr>
        <w:t>”</w:t>
      </w:r>
      <w:r w:rsidR="00A86A86">
        <w:rPr>
          <w:rFonts w:ascii="Comic Sans MS" w:hAnsi="Comic Sans MS" w:cs="Rubik"/>
          <w:sz w:val="28"/>
          <w:szCs w:val="28"/>
        </w:rPr>
        <w:t xml:space="preserve"> .</w:t>
      </w:r>
    </w:p>
    <w:p w:rsidR="0021527A" w:rsidRDefault="004B65E5" w:rsidP="0021527A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Tool Used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21527A" w:rsidRDefault="004B65E5" w:rsidP="00953E91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Registry Explorer</w:t>
      </w:r>
      <w:r w:rsidR="005209E0">
        <w:rPr>
          <w:rFonts w:ascii="Comic Sans MS" w:hAnsi="Comic Sans MS" w:cs="Rubik"/>
          <w:sz w:val="28"/>
          <w:szCs w:val="28"/>
        </w:rPr>
        <w:t xml:space="preserve"> by Eric Zimmerman</w:t>
      </w:r>
    </w:p>
    <w:p w:rsidR="0021527A" w:rsidRDefault="00A86A86" w:rsidP="0021527A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File Used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FA197B" w:rsidRDefault="00A86A86" w:rsidP="00953E91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NTUSER.DAT</w:t>
      </w:r>
    </w:p>
    <w:p w:rsidR="000F5457" w:rsidRDefault="000F5457" w:rsidP="00FA197B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FA197B">
        <w:rPr>
          <w:rFonts w:ascii="Comic Sans MS" w:hAnsi="Comic Sans MS" w:cs="Rubik"/>
          <w:b/>
          <w:sz w:val="28"/>
          <w:szCs w:val="28"/>
          <w:u w:val="single"/>
        </w:rPr>
        <w:t>Process followed</w:t>
      </w:r>
      <w:r>
        <w:rPr>
          <w:rFonts w:ascii="Comic Sans MS" w:hAnsi="Comic Sans MS" w:cs="Rubik"/>
          <w:sz w:val="28"/>
          <w:szCs w:val="28"/>
        </w:rPr>
        <w:t>:</w:t>
      </w:r>
    </w:p>
    <w:p w:rsidR="000F5457" w:rsidRDefault="000F5457" w:rsidP="000F5457">
      <w:pPr>
        <w:jc w:val="both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 xml:space="preserve">a.) Install the </w:t>
      </w:r>
      <w:hyperlink r:id="rId8" w:history="1">
        <w:r w:rsidRPr="009F3BF9">
          <w:rPr>
            <w:rStyle w:val="Hyperlink"/>
            <w:rFonts w:ascii="Comic Sans MS" w:hAnsi="Comic Sans MS" w:cs="Rubik"/>
            <w:sz w:val="28"/>
            <w:szCs w:val="28"/>
          </w:rPr>
          <w:t>Registry Explorer Tool</w:t>
        </w:r>
      </w:hyperlink>
      <w:r>
        <w:rPr>
          <w:rFonts w:ascii="Comic Sans MS" w:hAnsi="Comic Sans MS" w:cs="Rubik"/>
          <w:sz w:val="28"/>
          <w:szCs w:val="28"/>
        </w:rPr>
        <w:t xml:space="preserve"> by Eric Zimmerman</w:t>
      </w:r>
    </w:p>
    <w:p w:rsidR="000F5457" w:rsidRDefault="000F5457" w:rsidP="000F5457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 xml:space="preserve">b.) Load the “NTUSER.DAT” in Registry Explorer (Select </w:t>
      </w:r>
      <w:r w:rsidRPr="004952FA">
        <w:rPr>
          <w:rFonts w:ascii="Comic Sans MS" w:hAnsi="Comic Sans MS" w:cs="Rubik"/>
          <w:b/>
          <w:sz w:val="28"/>
          <w:szCs w:val="28"/>
        </w:rPr>
        <w:t>No</w:t>
      </w:r>
      <w:r>
        <w:rPr>
          <w:rFonts w:ascii="Comic Sans MS" w:hAnsi="Comic Sans MS" w:cs="Rubik"/>
          <w:sz w:val="28"/>
          <w:szCs w:val="28"/>
        </w:rPr>
        <w:t xml:space="preserve"> -&gt; Then </w:t>
      </w:r>
      <w:r w:rsidRPr="004952FA">
        <w:rPr>
          <w:rFonts w:ascii="Comic Sans MS" w:hAnsi="Comic Sans MS" w:cs="Rubik"/>
          <w:b/>
          <w:sz w:val="28"/>
          <w:szCs w:val="28"/>
        </w:rPr>
        <w:t>Yes</w:t>
      </w:r>
      <w:r>
        <w:rPr>
          <w:rFonts w:ascii="Comic Sans MS" w:hAnsi="Comic Sans MS" w:cs="Rubik"/>
          <w:sz w:val="28"/>
          <w:szCs w:val="28"/>
        </w:rPr>
        <w:t xml:space="preserve"> in Next Dialog Popup)</w:t>
      </w:r>
    </w:p>
    <w:p w:rsidR="000F5457" w:rsidRDefault="000F5457" w:rsidP="00C514E5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noProof/>
          <w:sz w:val="28"/>
          <w:szCs w:val="28"/>
          <w:lang w:bidi="ar-SA"/>
        </w:rPr>
        <w:drawing>
          <wp:inline distT="0" distB="0" distL="0" distR="0">
            <wp:extent cx="3489960" cy="1250570"/>
            <wp:effectExtent l="0" t="0" r="0" b="6985"/>
            <wp:docPr id="7" name="Picture 7" descr="RegistryExplorer_DUUqESta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gistryExplorer_DUUqESta9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20" cy="126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77B" w:rsidRDefault="003B74B2" w:rsidP="00953E91">
      <w:pPr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05777C46" wp14:editId="5258B69E">
            <wp:extent cx="6858000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27A" w:rsidRDefault="0021527A" w:rsidP="00953E91">
      <w:pPr>
        <w:rPr>
          <w:rFonts w:ascii="Comic Sans MS" w:hAnsi="Comic Sans MS" w:cs="Rubik"/>
          <w:sz w:val="28"/>
          <w:szCs w:val="28"/>
        </w:rPr>
      </w:pPr>
    </w:p>
    <w:p w:rsidR="0021527A" w:rsidRDefault="0021527A" w:rsidP="00953E91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Answer -</w:t>
      </w:r>
    </w:p>
    <w:p w:rsidR="006256F2" w:rsidRDefault="006256F2" w:rsidP="006256F2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C520E27" wp14:editId="5BE5D458">
            <wp:extent cx="1866667" cy="54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5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57" w:rsidRDefault="00041B27" w:rsidP="00793857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1527A">
        <w:rPr>
          <w:rFonts w:ascii="Comic Sans MS" w:hAnsi="Comic Sans MS" w:cs="Rubik"/>
          <w:b/>
          <w:sz w:val="28"/>
          <w:szCs w:val="28"/>
          <w:u w:val="single"/>
        </w:rPr>
        <w:t>Path</w:t>
      </w:r>
      <w:r w:rsidR="005209E0">
        <w:rPr>
          <w:rFonts w:ascii="Comic Sans MS" w:hAnsi="Comic Sans MS" w:cs="Rubik"/>
          <w:sz w:val="28"/>
          <w:szCs w:val="28"/>
        </w:rPr>
        <w:t>:</w:t>
      </w:r>
      <w:r>
        <w:rPr>
          <w:rFonts w:ascii="Comic Sans MS" w:hAnsi="Comic Sans MS" w:cs="Rubik"/>
          <w:sz w:val="28"/>
          <w:szCs w:val="28"/>
        </w:rPr>
        <w:t xml:space="preserve"> </w:t>
      </w:r>
    </w:p>
    <w:p w:rsidR="005209E0" w:rsidRDefault="00041B27" w:rsidP="00953E91">
      <w:pPr>
        <w:rPr>
          <w:rFonts w:ascii="Comic Sans MS" w:hAnsi="Comic Sans MS" w:cs="Rubik"/>
          <w:sz w:val="28"/>
          <w:szCs w:val="28"/>
        </w:rPr>
      </w:pPr>
      <w:r w:rsidRPr="00041B27">
        <w:rPr>
          <w:rFonts w:ascii="Comic Sans MS" w:hAnsi="Comic Sans MS" w:cs="Rubik"/>
          <w:sz w:val="28"/>
          <w:szCs w:val="28"/>
        </w:rPr>
        <w:t>System (HKLM) \ Software \ Microsoft \ Windows \ Current Version \ RecentDocs</w:t>
      </w:r>
      <w:r w:rsidR="005209E0">
        <w:rPr>
          <w:rFonts w:ascii="Comic Sans MS" w:hAnsi="Comic Sans MS" w:cs="Rubik"/>
          <w:sz w:val="28"/>
          <w:szCs w:val="28"/>
        </w:rPr>
        <w:t xml:space="preserve"> </w:t>
      </w:r>
    </w:p>
    <w:p w:rsidR="00D51D3B" w:rsidRDefault="00D51D3B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FA197B" w:rsidRDefault="00FA197B" w:rsidP="00953E91">
      <w:pPr>
        <w:rPr>
          <w:rFonts w:ascii="Comic Sans MS" w:hAnsi="Comic Sans MS" w:cs="Rubik"/>
          <w:sz w:val="28"/>
          <w:szCs w:val="28"/>
        </w:rPr>
      </w:pPr>
    </w:p>
    <w:p w:rsidR="00953E91" w:rsidRDefault="00953E91" w:rsidP="0021527A">
      <w:pP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lastRenderedPageBreak/>
        <w:t>(</w:t>
      </w:r>
      <w:r w:rsidR="007975D4">
        <w:rPr>
          <w:rFonts w:ascii="Comic Sans MS" w:hAnsi="Comic Sans MS" w:cs="Rubik"/>
          <w:sz w:val="28"/>
          <w:szCs w:val="28"/>
        </w:rPr>
        <w:t>3</w:t>
      </w:r>
      <w:r>
        <w:rPr>
          <w:rFonts w:ascii="Comic Sans MS" w:hAnsi="Comic Sans MS" w:cs="Rubik"/>
          <w:sz w:val="28"/>
          <w:szCs w:val="28"/>
        </w:rPr>
        <w:t>)</w:t>
      </w:r>
      <w:r w:rsidRPr="00953E91">
        <w:rPr>
          <w:rFonts w:ascii="Comic Sans MS" w:hAnsi="Comic Sans MS" w:cs="Rubik"/>
          <w:sz w:val="28"/>
          <w:szCs w:val="28"/>
        </w:rPr>
        <w:t xml:space="preserve"> What is the name of computer?</w:t>
      </w:r>
      <w:r w:rsidR="00C754EE">
        <w:rPr>
          <w:rFonts w:ascii="Comic Sans MS" w:hAnsi="Comic Sans MS" w:cs="Rubik"/>
          <w:sz w:val="28"/>
          <w:szCs w:val="28"/>
        </w:rPr>
        <w:t xml:space="preserve"> – </w:t>
      </w:r>
      <w:r w:rsidR="00C754EE" w:rsidRPr="0021527A">
        <w:rPr>
          <w:rFonts w:ascii="Comic Sans MS" w:hAnsi="Comic Sans MS" w:cs="Rubik"/>
          <w:sz w:val="28"/>
          <w:szCs w:val="28"/>
          <w:shd w:val="clear" w:color="auto" w:fill="E2EFD9" w:themeFill="accent6" w:themeFillTint="33"/>
        </w:rPr>
        <w:t>“</w:t>
      </w:r>
      <w:r w:rsidR="00C754EE" w:rsidRPr="0021527A">
        <w:rPr>
          <w:rFonts w:ascii="Comic Sans MS" w:hAnsi="Comic Sans MS" w:cs="Rubik"/>
          <w:b/>
          <w:sz w:val="28"/>
          <w:szCs w:val="28"/>
          <w:shd w:val="clear" w:color="auto" w:fill="E2EFD9" w:themeFill="accent6" w:themeFillTint="33"/>
        </w:rPr>
        <w:t>DESKTOP-PR1FDQP</w:t>
      </w:r>
      <w:r w:rsidR="00C754EE" w:rsidRPr="0021527A">
        <w:rPr>
          <w:rFonts w:ascii="Comic Sans MS" w:hAnsi="Comic Sans MS" w:cs="Rubik"/>
          <w:sz w:val="28"/>
          <w:szCs w:val="28"/>
          <w:shd w:val="clear" w:color="auto" w:fill="E2EFD9" w:themeFill="accent6" w:themeFillTint="33"/>
        </w:rPr>
        <w:t>”</w:t>
      </w:r>
    </w:p>
    <w:p w:rsidR="00D51D3B" w:rsidRDefault="00D51D3B" w:rsidP="00953E91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Username is different from Computer Name (Not User Specific, System Specific [HKLM]).</w:t>
      </w:r>
    </w:p>
    <w:p w:rsidR="00D51D3B" w:rsidRDefault="00D51D3B" w:rsidP="00D51D3B">
      <w:pPr>
        <w:rPr>
          <w:rFonts w:ascii="Comic Sans MS" w:hAnsi="Comic Sans MS" w:cs="Rubik"/>
          <w:sz w:val="28"/>
          <w:szCs w:val="28"/>
        </w:rPr>
      </w:pPr>
      <w:r w:rsidRPr="003F4D19">
        <w:rPr>
          <w:rFonts w:ascii="Comic Sans MS" w:hAnsi="Comic Sans MS" w:cs="Rubik"/>
          <w:b/>
          <w:sz w:val="28"/>
          <w:szCs w:val="28"/>
          <w:u w:val="single"/>
          <w:shd w:val="clear" w:color="auto" w:fill="DEEAF6" w:themeFill="accent5" w:themeFillTint="33"/>
        </w:rPr>
        <w:t>Tool Used</w:t>
      </w:r>
      <w:r>
        <w:rPr>
          <w:rFonts w:ascii="Comic Sans MS" w:hAnsi="Comic Sans MS" w:cs="Rubik"/>
          <w:sz w:val="28"/>
          <w:szCs w:val="28"/>
        </w:rPr>
        <w:t>: Registry Explorer by Eric Zimmerman</w:t>
      </w:r>
    </w:p>
    <w:p w:rsidR="00D51D3B" w:rsidRDefault="00D51D3B" w:rsidP="00D51D3B">
      <w:pPr>
        <w:rPr>
          <w:rFonts w:ascii="Comic Sans MS" w:hAnsi="Comic Sans MS" w:cs="Rubik"/>
          <w:sz w:val="28"/>
          <w:szCs w:val="28"/>
        </w:rPr>
      </w:pPr>
      <w:r w:rsidRPr="003F4D19">
        <w:rPr>
          <w:rFonts w:ascii="Comic Sans MS" w:hAnsi="Comic Sans MS" w:cs="Rubik"/>
          <w:b/>
          <w:sz w:val="28"/>
          <w:szCs w:val="28"/>
          <w:u w:val="single"/>
          <w:shd w:val="clear" w:color="auto" w:fill="DEEAF6" w:themeFill="accent5" w:themeFillTint="33"/>
        </w:rPr>
        <w:t>File Used</w:t>
      </w:r>
      <w:r>
        <w:rPr>
          <w:rFonts w:ascii="Comic Sans MS" w:hAnsi="Comic Sans MS" w:cs="Rubik"/>
          <w:sz w:val="28"/>
          <w:szCs w:val="28"/>
        </w:rPr>
        <w:t>: NTUSER.DAT</w:t>
      </w:r>
    </w:p>
    <w:p w:rsidR="00C754EE" w:rsidRDefault="00C754EE" w:rsidP="00D51D3B">
      <w:pPr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B18F165" wp14:editId="7A4F5FBA">
            <wp:extent cx="6609918" cy="6987540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0875" cy="698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D3B" w:rsidRPr="00C754EE" w:rsidRDefault="007C4C8F" w:rsidP="00953E91">
      <w:r w:rsidRPr="007C4C8F">
        <w:rPr>
          <w:rFonts w:ascii="Comic Sans MS" w:hAnsi="Comic Sans MS" w:cs="Rubik"/>
          <w:sz w:val="28"/>
          <w:szCs w:val="28"/>
          <w:shd w:val="clear" w:color="auto" w:fill="DEEAF6" w:themeFill="accent5" w:themeFillTint="33"/>
        </w:rPr>
        <w:t>Path</w:t>
      </w:r>
      <w:r w:rsidR="00C754EE">
        <w:rPr>
          <w:rFonts w:ascii="Comic Sans MS" w:hAnsi="Comic Sans MS" w:cs="Rubik"/>
          <w:sz w:val="28"/>
          <w:szCs w:val="28"/>
        </w:rPr>
        <w:t xml:space="preserve">: ControlSet001 \ Control \ ComputerName \ </w:t>
      </w:r>
      <w:r w:rsidR="00C754EE">
        <w:rPr>
          <w:rFonts w:ascii="Comic Sans MS" w:hAnsi="Comic Sans MS" w:cs="Rubik"/>
          <w:sz w:val="28"/>
          <w:szCs w:val="28"/>
        </w:rPr>
        <w:t>ComputerName</w:t>
      </w:r>
    </w:p>
    <w:p w:rsidR="00953E91" w:rsidRDefault="00953E91" w:rsidP="00F80D84">
      <w:pP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lastRenderedPageBreak/>
        <w:t>(</w:t>
      </w:r>
      <w:r w:rsidRPr="00953E91">
        <w:rPr>
          <w:rFonts w:ascii="Comic Sans MS" w:hAnsi="Comic Sans MS" w:cs="Rubik"/>
          <w:sz w:val="28"/>
          <w:szCs w:val="28"/>
        </w:rPr>
        <w:t>4</w:t>
      </w:r>
      <w:r>
        <w:rPr>
          <w:rFonts w:ascii="Comic Sans MS" w:hAnsi="Comic Sans MS" w:cs="Rubik"/>
          <w:sz w:val="28"/>
          <w:szCs w:val="28"/>
        </w:rPr>
        <w:t xml:space="preserve">) </w:t>
      </w:r>
      <w:r w:rsidRPr="00953E91">
        <w:rPr>
          <w:rFonts w:ascii="Comic Sans MS" w:hAnsi="Comic Sans MS" w:cs="Rubik"/>
          <w:sz w:val="28"/>
          <w:szCs w:val="28"/>
        </w:rPr>
        <w:t>What are the user accounts created in the system?</w:t>
      </w:r>
    </w:p>
    <w:p w:rsidR="007D0F36" w:rsidRDefault="007D0F36" w:rsidP="007D0F36">
      <w:pPr>
        <w:pStyle w:val="ListParagraph"/>
        <w:rPr>
          <w:rFonts w:ascii="Comic Sans MS" w:hAnsi="Comic Sans MS" w:cs="Rubik"/>
          <w:sz w:val="28"/>
          <w:szCs w:val="28"/>
        </w:rPr>
      </w:pPr>
    </w:p>
    <w:p w:rsidR="00F80D84" w:rsidRPr="00A43FA1" w:rsidRDefault="00E7712E" w:rsidP="00A43FA1">
      <w:pPr>
        <w:pStyle w:val="ListParagraph"/>
        <w:numPr>
          <w:ilvl w:val="0"/>
          <w:numId w:val="2"/>
        </w:numPr>
        <w:rPr>
          <w:rFonts w:ascii="Comic Sans MS" w:hAnsi="Comic Sans MS" w:cs="Rubik"/>
          <w:sz w:val="28"/>
          <w:szCs w:val="28"/>
        </w:rPr>
      </w:pPr>
      <w:r w:rsidRPr="00A43FA1">
        <w:rPr>
          <w:rFonts w:ascii="Comic Sans MS" w:hAnsi="Comic Sans MS" w:cs="Rubik"/>
          <w:sz w:val="28"/>
          <w:szCs w:val="28"/>
        </w:rPr>
        <w:t>SAM (Security Account Manager) – Stores user related Information</w:t>
      </w:r>
      <w:r w:rsidR="00C962EA" w:rsidRPr="00A43FA1">
        <w:rPr>
          <w:rFonts w:ascii="Comic Sans MS" w:hAnsi="Comic Sans MS" w:cs="Rubik"/>
          <w:sz w:val="28"/>
          <w:szCs w:val="28"/>
        </w:rPr>
        <w:t xml:space="preserve"> (Password is Stored in NTLM </w:t>
      </w:r>
      <w:r w:rsidR="00AC182E" w:rsidRPr="00A43FA1">
        <w:rPr>
          <w:rFonts w:ascii="Comic Sans MS" w:hAnsi="Comic Sans MS" w:cs="Rubik"/>
          <w:sz w:val="28"/>
          <w:szCs w:val="28"/>
        </w:rPr>
        <w:t>Hash</w:t>
      </w:r>
      <w:r w:rsidR="00C962EA" w:rsidRPr="00A43FA1">
        <w:rPr>
          <w:rFonts w:ascii="Comic Sans MS" w:hAnsi="Comic Sans MS" w:cs="Rubik"/>
          <w:sz w:val="28"/>
          <w:szCs w:val="28"/>
        </w:rPr>
        <w:t>{New Technology</w:t>
      </w:r>
      <w:r w:rsidR="00AC182E" w:rsidRPr="00A43FA1">
        <w:rPr>
          <w:rFonts w:ascii="Comic Sans MS" w:hAnsi="Comic Sans MS" w:cs="Rubik"/>
          <w:sz w:val="28"/>
          <w:szCs w:val="28"/>
        </w:rPr>
        <w:t xml:space="preserve"> LAN Manager</w:t>
      </w:r>
      <w:r w:rsidR="00C962EA" w:rsidRPr="00A43FA1">
        <w:rPr>
          <w:rFonts w:ascii="Comic Sans MS" w:hAnsi="Comic Sans MS" w:cs="Rubik"/>
          <w:sz w:val="28"/>
          <w:szCs w:val="28"/>
        </w:rPr>
        <w:t>})</w:t>
      </w:r>
    </w:p>
    <w:p w:rsidR="00C00E2D" w:rsidRDefault="00C00E2D" w:rsidP="00A43FA1">
      <w:pPr>
        <w:pStyle w:val="ListParagraph"/>
        <w:numPr>
          <w:ilvl w:val="0"/>
          <w:numId w:val="2"/>
        </w:numPr>
        <w:rPr>
          <w:rFonts w:ascii="Comic Sans MS" w:hAnsi="Comic Sans MS" w:cs="Rubik"/>
          <w:sz w:val="28"/>
          <w:szCs w:val="28"/>
        </w:rPr>
      </w:pPr>
      <w:r w:rsidRPr="00A43FA1">
        <w:rPr>
          <w:rFonts w:ascii="Comic Sans MS" w:hAnsi="Comic Sans MS" w:cs="Rubik"/>
          <w:sz w:val="28"/>
          <w:szCs w:val="28"/>
        </w:rPr>
        <w:t>SAM is located C: \ Windows \ System32 \ config</w:t>
      </w:r>
      <w:r w:rsidR="00D8011D" w:rsidRPr="00A43FA1">
        <w:rPr>
          <w:rFonts w:ascii="Comic Sans MS" w:hAnsi="Comic Sans MS" w:cs="Rubik"/>
          <w:sz w:val="28"/>
          <w:szCs w:val="28"/>
        </w:rPr>
        <w:t xml:space="preserve"> \ SAM</w:t>
      </w:r>
    </w:p>
    <w:p w:rsidR="007D0F36" w:rsidRPr="00A43FA1" w:rsidRDefault="007D0F36" w:rsidP="007D0F36">
      <w:pPr>
        <w:pStyle w:val="ListParagraph"/>
        <w:rPr>
          <w:rFonts w:ascii="Comic Sans MS" w:hAnsi="Comic Sans MS" w:cs="Rubik"/>
          <w:sz w:val="28"/>
          <w:szCs w:val="28"/>
        </w:rPr>
      </w:pPr>
    </w:p>
    <w:p w:rsidR="00F80D84" w:rsidRDefault="006D0295" w:rsidP="00F80D84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F80D84">
        <w:rPr>
          <w:rFonts w:ascii="Comic Sans MS" w:hAnsi="Comic Sans MS" w:cs="Rubik"/>
          <w:b/>
          <w:sz w:val="28"/>
          <w:szCs w:val="28"/>
          <w:u w:val="single"/>
        </w:rPr>
        <w:t>Tool Used</w:t>
      </w:r>
      <w:r>
        <w:rPr>
          <w:rFonts w:ascii="Comic Sans MS" w:hAnsi="Comic Sans MS" w:cs="Rubik"/>
          <w:sz w:val="28"/>
          <w:szCs w:val="28"/>
        </w:rPr>
        <w:t>:</w:t>
      </w:r>
      <w:r w:rsidR="00F80D84">
        <w:rPr>
          <w:rFonts w:ascii="Comic Sans MS" w:hAnsi="Comic Sans MS" w:cs="Rubik"/>
          <w:sz w:val="28"/>
          <w:szCs w:val="28"/>
        </w:rPr>
        <w:t xml:space="preserve"> </w:t>
      </w:r>
    </w:p>
    <w:p w:rsidR="00F80D84" w:rsidRDefault="00F80D84" w:rsidP="00953E91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Registry Explorer by Eric Zimmerman</w:t>
      </w:r>
    </w:p>
    <w:p w:rsidR="007D0F36" w:rsidRDefault="007D0F36" w:rsidP="00953E91">
      <w:pPr>
        <w:rPr>
          <w:rFonts w:ascii="Comic Sans MS" w:hAnsi="Comic Sans MS" w:cs="Rubik"/>
          <w:sz w:val="28"/>
          <w:szCs w:val="28"/>
        </w:rPr>
      </w:pPr>
    </w:p>
    <w:p w:rsidR="007B2F96" w:rsidRDefault="00DF5EC2" w:rsidP="00F80D84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F80D84">
        <w:rPr>
          <w:rFonts w:ascii="Comic Sans MS" w:hAnsi="Comic Sans MS" w:cs="Rubik"/>
          <w:b/>
          <w:sz w:val="28"/>
          <w:szCs w:val="28"/>
          <w:u w:val="single"/>
        </w:rPr>
        <w:t>File Used</w:t>
      </w:r>
      <w:r>
        <w:rPr>
          <w:rFonts w:ascii="Comic Sans MS" w:hAnsi="Comic Sans MS" w:cs="Rubik"/>
          <w:sz w:val="28"/>
          <w:szCs w:val="28"/>
        </w:rPr>
        <w:t>:</w:t>
      </w:r>
    </w:p>
    <w:p w:rsidR="00F80D84" w:rsidRDefault="001D3624" w:rsidP="00F80D84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SAM</w:t>
      </w:r>
    </w:p>
    <w:p w:rsidR="00F80D84" w:rsidRDefault="00F80D84" w:rsidP="00953E91">
      <w:pPr>
        <w:rPr>
          <w:rFonts w:ascii="Comic Sans MS" w:hAnsi="Comic Sans MS" w:cs="Rubik"/>
          <w:sz w:val="28"/>
          <w:szCs w:val="28"/>
        </w:rPr>
      </w:pPr>
    </w:p>
    <w:p w:rsidR="0032177B" w:rsidRDefault="00552500" w:rsidP="00540D8C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82F5160" wp14:editId="4C3A87F2">
            <wp:extent cx="5104762" cy="4000000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8C" w:rsidRDefault="00540D8C" w:rsidP="00953E91">
      <w:pPr>
        <w:rPr>
          <w:rFonts w:ascii="Comic Sans MS" w:hAnsi="Comic Sans MS" w:cs="Rubik"/>
          <w:sz w:val="28"/>
          <w:szCs w:val="28"/>
        </w:rPr>
      </w:pPr>
    </w:p>
    <w:p w:rsidR="007B2F96" w:rsidRDefault="007B2F96" w:rsidP="00953E91">
      <w:pPr>
        <w:rPr>
          <w:rFonts w:ascii="Comic Sans MS" w:hAnsi="Comic Sans MS" w:cs="Rubik"/>
          <w:sz w:val="28"/>
          <w:szCs w:val="28"/>
        </w:rPr>
      </w:pPr>
      <w:r w:rsidRPr="007D0F36">
        <w:rPr>
          <w:rFonts w:ascii="Comic Sans MS" w:hAnsi="Comic Sans MS" w:cs="Rubik"/>
          <w:b/>
          <w:sz w:val="28"/>
          <w:szCs w:val="28"/>
          <w:u w:val="single"/>
          <w:shd w:val="clear" w:color="auto" w:fill="DEEAF6" w:themeFill="accent5" w:themeFillTint="33"/>
        </w:rPr>
        <w:t>Path</w:t>
      </w:r>
      <w:r>
        <w:rPr>
          <w:rFonts w:ascii="Comic Sans MS" w:hAnsi="Comic Sans MS" w:cs="Rubik"/>
          <w:sz w:val="28"/>
          <w:szCs w:val="28"/>
        </w:rPr>
        <w:t xml:space="preserve">: </w:t>
      </w:r>
      <w:r w:rsidR="00C12FC2" w:rsidRPr="00C12FC2">
        <w:rPr>
          <w:rFonts w:ascii="Comic Sans MS" w:hAnsi="Comic Sans MS" w:cs="Rubik"/>
          <w:sz w:val="28"/>
          <w:szCs w:val="28"/>
        </w:rPr>
        <w:t>SAM\Domains\Account\Users\Names</w:t>
      </w:r>
    </w:p>
    <w:p w:rsidR="00F80D84" w:rsidRPr="00953E91" w:rsidRDefault="00F80D84" w:rsidP="00953E91">
      <w:pPr>
        <w:rPr>
          <w:rFonts w:ascii="Comic Sans MS" w:hAnsi="Comic Sans MS" w:cs="Rubik"/>
          <w:sz w:val="28"/>
          <w:szCs w:val="28"/>
        </w:rPr>
      </w:pPr>
    </w:p>
    <w:p w:rsidR="00953E91" w:rsidRDefault="00953E91" w:rsidP="001E32A2">
      <w:pPr>
        <w:shd w:val="clear" w:color="auto" w:fill="FFF2CC" w:themeFill="accent4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lastRenderedPageBreak/>
        <w:t xml:space="preserve">(5) </w:t>
      </w:r>
      <w:r w:rsidRPr="00953E91">
        <w:rPr>
          <w:rFonts w:ascii="Comic Sans MS" w:hAnsi="Comic Sans MS" w:cs="Rubik"/>
          <w:sz w:val="28"/>
          <w:szCs w:val="28"/>
        </w:rPr>
        <w:t xml:space="preserve">What are the files added to the Start-up location for </w:t>
      </w:r>
      <w:r w:rsidRPr="0005757B">
        <w:rPr>
          <w:rFonts w:ascii="Comic Sans MS" w:hAnsi="Comic Sans MS" w:cs="Rubik"/>
          <w:b/>
          <w:sz w:val="28"/>
          <w:szCs w:val="28"/>
        </w:rPr>
        <w:t>current logged</w:t>
      </w:r>
      <w:r w:rsidRPr="00953E91">
        <w:rPr>
          <w:rFonts w:ascii="Comic Sans MS" w:hAnsi="Comic Sans MS" w:cs="Rubik"/>
          <w:sz w:val="28"/>
          <w:szCs w:val="28"/>
        </w:rPr>
        <w:t xml:space="preserve"> in user and entire system?</w:t>
      </w:r>
    </w:p>
    <w:p w:rsidR="001E32A2" w:rsidRDefault="001E32A2" w:rsidP="00953E91">
      <w:pPr>
        <w:rPr>
          <w:rFonts w:ascii="Comic Sans MS" w:hAnsi="Comic Sans MS" w:cs="Rubik"/>
          <w:sz w:val="28"/>
          <w:szCs w:val="28"/>
        </w:rPr>
      </w:pPr>
    </w:p>
    <w:p w:rsidR="0005757B" w:rsidRDefault="0005757B" w:rsidP="00953E91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5.a) Files added for current logged in user</w:t>
      </w:r>
    </w:p>
    <w:p w:rsidR="001E32A2" w:rsidRDefault="001E32A2" w:rsidP="00953E91">
      <w:pPr>
        <w:rPr>
          <w:rFonts w:ascii="Comic Sans MS" w:hAnsi="Comic Sans MS" w:cs="Rubik"/>
          <w:sz w:val="28"/>
          <w:szCs w:val="28"/>
        </w:rPr>
      </w:pPr>
    </w:p>
    <w:p w:rsidR="00705459" w:rsidRDefault="00705459" w:rsidP="00705459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F80D84">
        <w:rPr>
          <w:rFonts w:ascii="Comic Sans MS" w:hAnsi="Comic Sans MS" w:cs="Rubik"/>
          <w:b/>
          <w:sz w:val="28"/>
          <w:szCs w:val="28"/>
          <w:u w:val="single"/>
        </w:rPr>
        <w:t>Tool Used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705459" w:rsidRDefault="00705459" w:rsidP="00705459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Registry Explorer by Eric Zimmerman</w:t>
      </w:r>
    </w:p>
    <w:p w:rsidR="001E32A2" w:rsidRDefault="001E32A2" w:rsidP="00705459">
      <w:pPr>
        <w:rPr>
          <w:rFonts w:ascii="Comic Sans MS" w:hAnsi="Comic Sans MS" w:cs="Rubik"/>
          <w:sz w:val="28"/>
          <w:szCs w:val="28"/>
        </w:rPr>
      </w:pPr>
    </w:p>
    <w:p w:rsidR="00705459" w:rsidRDefault="00705459" w:rsidP="00705459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F80D84">
        <w:rPr>
          <w:rFonts w:ascii="Comic Sans MS" w:hAnsi="Comic Sans MS" w:cs="Rubik"/>
          <w:b/>
          <w:sz w:val="28"/>
          <w:szCs w:val="28"/>
          <w:u w:val="single"/>
        </w:rPr>
        <w:t>File Used</w:t>
      </w:r>
      <w:r>
        <w:rPr>
          <w:rFonts w:ascii="Comic Sans MS" w:hAnsi="Comic Sans MS" w:cs="Rubik"/>
          <w:sz w:val="28"/>
          <w:szCs w:val="28"/>
        </w:rPr>
        <w:t>:</w:t>
      </w:r>
    </w:p>
    <w:p w:rsidR="005446AD" w:rsidRDefault="00705459" w:rsidP="00705459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NTUSER.DAT</w:t>
      </w:r>
    </w:p>
    <w:p w:rsidR="001E32A2" w:rsidRDefault="001E32A2" w:rsidP="00705459">
      <w:pPr>
        <w:rPr>
          <w:rFonts w:ascii="Comic Sans MS" w:hAnsi="Comic Sans MS" w:cs="Rubik"/>
          <w:sz w:val="28"/>
          <w:szCs w:val="28"/>
        </w:rPr>
      </w:pPr>
    </w:p>
    <w:p w:rsidR="00705459" w:rsidRDefault="00705459" w:rsidP="00953E91">
      <w:pPr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B61E939" wp14:editId="3CDE12A0">
            <wp:extent cx="6858000" cy="1273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7B" w:rsidRDefault="0005757B" w:rsidP="00953E91">
      <w:pPr>
        <w:rPr>
          <w:rFonts w:ascii="Comic Sans MS" w:hAnsi="Comic Sans MS" w:cs="Rubik"/>
          <w:sz w:val="28"/>
          <w:szCs w:val="28"/>
        </w:rPr>
      </w:pPr>
    </w:p>
    <w:p w:rsidR="005446AD" w:rsidRDefault="000969E1" w:rsidP="005446AD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5446AD">
        <w:rPr>
          <w:rFonts w:ascii="Comic Sans MS" w:hAnsi="Comic Sans MS" w:cs="Rubik"/>
          <w:b/>
          <w:sz w:val="28"/>
          <w:szCs w:val="28"/>
          <w:u w:val="single"/>
        </w:rPr>
        <w:t>Path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5446AD" w:rsidRDefault="000969E1" w:rsidP="00953E91">
      <w:pPr>
        <w:rPr>
          <w:rFonts w:ascii="Comic Sans MS" w:hAnsi="Comic Sans MS" w:cs="Rubik"/>
          <w:sz w:val="28"/>
          <w:szCs w:val="28"/>
        </w:rPr>
      </w:pPr>
      <w:r w:rsidRPr="000969E1">
        <w:rPr>
          <w:rFonts w:ascii="Comic Sans MS" w:hAnsi="Comic Sans MS" w:cs="Rubik"/>
          <w:sz w:val="28"/>
          <w:szCs w:val="28"/>
        </w:rPr>
        <w:t>Software\Microsoft\Windows\CurrentVersion\Run</w:t>
      </w:r>
    </w:p>
    <w:p w:rsidR="0005757B" w:rsidRDefault="0005757B" w:rsidP="00953E91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5.b) Files added for Entire System</w:t>
      </w:r>
    </w:p>
    <w:p w:rsidR="001E32A2" w:rsidRDefault="001E32A2" w:rsidP="00953E91">
      <w:pPr>
        <w:rPr>
          <w:rFonts w:ascii="Comic Sans MS" w:hAnsi="Comic Sans MS" w:cs="Rubik"/>
          <w:sz w:val="28"/>
          <w:szCs w:val="28"/>
        </w:rPr>
      </w:pPr>
    </w:p>
    <w:p w:rsidR="001E32A2" w:rsidRDefault="001E32A2" w:rsidP="001E32A2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F80D84">
        <w:rPr>
          <w:rFonts w:ascii="Comic Sans MS" w:hAnsi="Comic Sans MS" w:cs="Rubik"/>
          <w:b/>
          <w:sz w:val="28"/>
          <w:szCs w:val="28"/>
          <w:u w:val="single"/>
        </w:rPr>
        <w:t>Tool Used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1E32A2" w:rsidRDefault="001E32A2" w:rsidP="001E32A2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Registry Explorer by Eric Zimmerman</w:t>
      </w:r>
    </w:p>
    <w:p w:rsidR="001E32A2" w:rsidRDefault="001E32A2" w:rsidP="001E32A2">
      <w:pPr>
        <w:rPr>
          <w:rFonts w:ascii="Comic Sans MS" w:hAnsi="Comic Sans MS" w:cs="Rubik"/>
          <w:sz w:val="28"/>
          <w:szCs w:val="28"/>
        </w:rPr>
      </w:pPr>
    </w:p>
    <w:p w:rsidR="001E32A2" w:rsidRDefault="001E32A2" w:rsidP="001E32A2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F80D84">
        <w:rPr>
          <w:rFonts w:ascii="Comic Sans MS" w:hAnsi="Comic Sans MS" w:cs="Rubik"/>
          <w:b/>
          <w:sz w:val="28"/>
          <w:szCs w:val="28"/>
          <w:u w:val="single"/>
        </w:rPr>
        <w:t>File Used</w:t>
      </w:r>
      <w:r>
        <w:rPr>
          <w:rFonts w:ascii="Comic Sans MS" w:hAnsi="Comic Sans MS" w:cs="Rubik"/>
          <w:sz w:val="28"/>
          <w:szCs w:val="28"/>
        </w:rPr>
        <w:t>:</w:t>
      </w:r>
    </w:p>
    <w:p w:rsidR="001E32A2" w:rsidRDefault="0005757B" w:rsidP="00953E91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SYSTEM</w:t>
      </w:r>
    </w:p>
    <w:p w:rsidR="0005757B" w:rsidRDefault="00236AA0" w:rsidP="00240BA8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lastRenderedPageBreak/>
        <w:drawing>
          <wp:inline distT="0" distB="0" distL="0" distR="0" wp14:anchorId="30326139" wp14:editId="28A8C489">
            <wp:extent cx="5052060" cy="4795735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5081" cy="47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84" w:rsidRDefault="00872884" w:rsidP="00953E91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 xml:space="preserve">Dirty Hive – System related Files have been deleted. </w:t>
      </w:r>
    </w:p>
    <w:p w:rsidR="00240BA8" w:rsidRDefault="00240BA8" w:rsidP="00953E91">
      <w:pPr>
        <w:rPr>
          <w:rFonts w:ascii="Comic Sans MS" w:hAnsi="Comic Sans MS" w:cs="Rubik"/>
          <w:sz w:val="28"/>
          <w:szCs w:val="28"/>
        </w:rPr>
      </w:pPr>
    </w:p>
    <w:p w:rsidR="00A64E75" w:rsidRDefault="00A64E75" w:rsidP="001E32A2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240BA8">
        <w:rPr>
          <w:rFonts w:ascii="Comic Sans MS" w:hAnsi="Comic Sans MS" w:cs="Rubik"/>
          <w:b/>
          <w:sz w:val="28"/>
          <w:szCs w:val="28"/>
          <w:u w:val="single"/>
        </w:rPr>
        <w:t>Path</w:t>
      </w:r>
      <w:r>
        <w:rPr>
          <w:rFonts w:ascii="Comic Sans MS" w:hAnsi="Comic Sans MS" w:cs="Rubik"/>
          <w:sz w:val="28"/>
          <w:szCs w:val="28"/>
        </w:rPr>
        <w:t>:</w:t>
      </w:r>
    </w:p>
    <w:p w:rsidR="0070219B" w:rsidRDefault="00236AA0" w:rsidP="00A64E75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HKLM\</w:t>
      </w:r>
      <w:r w:rsidR="00A64E75" w:rsidRPr="000969E1">
        <w:rPr>
          <w:rFonts w:ascii="Comic Sans MS" w:hAnsi="Comic Sans MS" w:cs="Rubik"/>
          <w:sz w:val="28"/>
          <w:szCs w:val="28"/>
        </w:rPr>
        <w:t>Software\Microsoft\Windows\CurrentVersion\Run</w:t>
      </w:r>
    </w:p>
    <w:p w:rsidR="0070219B" w:rsidRDefault="0070219B" w:rsidP="002F4480">
      <w:pPr>
        <w:shd w:val="clear" w:color="auto" w:fill="FBE4D5" w:themeFill="accent2" w:themeFillTint="33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 xml:space="preserve">Not Found in HKLM, So Checking with </w:t>
      </w:r>
      <w:r w:rsidRPr="002F4480">
        <w:rPr>
          <w:rFonts w:ascii="Comic Sans MS" w:hAnsi="Comic Sans MS" w:cs="Rubik"/>
          <w:b/>
          <w:sz w:val="28"/>
          <w:szCs w:val="28"/>
        </w:rPr>
        <w:t>SOFTWARE</w:t>
      </w:r>
      <w:r w:rsidR="002F4480">
        <w:rPr>
          <w:rFonts w:ascii="Comic Sans MS" w:hAnsi="Comic Sans MS" w:cs="Rubik"/>
          <w:sz w:val="28"/>
          <w:szCs w:val="28"/>
        </w:rPr>
        <w:t xml:space="preserve"> </w:t>
      </w:r>
      <w:r w:rsidR="002F4480" w:rsidRPr="002F4480">
        <w:rPr>
          <w:rFonts w:ascii="Comic Sans MS" w:hAnsi="Comic Sans MS" w:cs="Rubik"/>
          <w:sz w:val="28"/>
          <w:szCs w:val="28"/>
        </w:rPr>
        <w:t>Hive</w:t>
      </w:r>
      <w:r>
        <w:rPr>
          <w:rFonts w:ascii="Comic Sans MS" w:hAnsi="Comic Sans MS" w:cs="Rubik"/>
          <w:sz w:val="28"/>
          <w:szCs w:val="28"/>
        </w:rPr>
        <w:t>.</w:t>
      </w:r>
    </w:p>
    <w:p w:rsidR="0070219B" w:rsidRDefault="0070219B" w:rsidP="0070219B">
      <w:pPr>
        <w:rPr>
          <w:rFonts w:ascii="Comic Sans MS" w:hAnsi="Comic Sans MS" w:cs="Rubik"/>
          <w:sz w:val="28"/>
          <w:szCs w:val="28"/>
        </w:rPr>
      </w:pPr>
    </w:p>
    <w:p w:rsidR="0070219B" w:rsidRDefault="0070219B" w:rsidP="0070219B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F80D84">
        <w:rPr>
          <w:rFonts w:ascii="Comic Sans MS" w:hAnsi="Comic Sans MS" w:cs="Rubik"/>
          <w:b/>
          <w:sz w:val="28"/>
          <w:szCs w:val="28"/>
          <w:u w:val="single"/>
        </w:rPr>
        <w:t>File Used</w:t>
      </w:r>
      <w:r>
        <w:rPr>
          <w:rFonts w:ascii="Comic Sans MS" w:hAnsi="Comic Sans MS" w:cs="Rubik"/>
          <w:sz w:val="28"/>
          <w:szCs w:val="28"/>
        </w:rPr>
        <w:t>:</w:t>
      </w:r>
    </w:p>
    <w:p w:rsidR="0070219B" w:rsidRDefault="0070219B" w:rsidP="0070219B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SOFTWARE</w:t>
      </w:r>
    </w:p>
    <w:p w:rsidR="0070219B" w:rsidRDefault="0070219B" w:rsidP="0070219B">
      <w:pPr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3C38DDE" wp14:editId="202655FE">
            <wp:extent cx="6858000" cy="1018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480" w:rsidRDefault="0070219B" w:rsidP="0070219B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lastRenderedPageBreak/>
        <w:t>Above 3 Software’s will start</w:t>
      </w:r>
      <w:r w:rsidR="00820BC1">
        <w:rPr>
          <w:rFonts w:ascii="Comic Sans MS" w:hAnsi="Comic Sans MS" w:cs="Rubik"/>
          <w:sz w:val="28"/>
          <w:szCs w:val="28"/>
        </w:rPr>
        <w:t xml:space="preserve"> </w:t>
      </w:r>
      <w:r w:rsidR="00A2303A">
        <w:rPr>
          <w:rFonts w:ascii="Comic Sans MS" w:hAnsi="Comic Sans MS" w:cs="Rubik"/>
          <w:sz w:val="28"/>
          <w:szCs w:val="28"/>
        </w:rPr>
        <w:t>for Entire System.</w:t>
      </w:r>
    </w:p>
    <w:p w:rsidR="00820BC1" w:rsidRDefault="00820BC1" w:rsidP="00A2303A">
      <w:pPr>
        <w:shd w:val="clear" w:color="auto" w:fill="DEEAF6" w:themeFill="accent5" w:themeFillTint="33"/>
        <w:rPr>
          <w:rFonts w:ascii="Comic Sans MS" w:hAnsi="Comic Sans MS" w:cs="Rubik"/>
          <w:sz w:val="28"/>
          <w:szCs w:val="28"/>
        </w:rPr>
      </w:pPr>
      <w:r w:rsidRPr="00A2303A">
        <w:rPr>
          <w:rFonts w:ascii="Comic Sans MS" w:hAnsi="Comic Sans MS" w:cs="Rubik"/>
          <w:b/>
          <w:sz w:val="28"/>
          <w:szCs w:val="28"/>
          <w:u w:val="single"/>
        </w:rPr>
        <w:t>Path</w:t>
      </w:r>
      <w:r>
        <w:rPr>
          <w:rFonts w:ascii="Comic Sans MS" w:hAnsi="Comic Sans MS" w:cs="Rubik"/>
          <w:sz w:val="28"/>
          <w:szCs w:val="28"/>
        </w:rPr>
        <w:t xml:space="preserve">: </w:t>
      </w:r>
    </w:p>
    <w:p w:rsidR="00A2303A" w:rsidRDefault="00A2303A" w:rsidP="0070219B">
      <w:pPr>
        <w:rPr>
          <w:rFonts w:ascii="Comic Sans MS" w:hAnsi="Comic Sans MS" w:cs="Rubik"/>
          <w:sz w:val="28"/>
          <w:szCs w:val="28"/>
        </w:rPr>
      </w:pPr>
      <w:r w:rsidRPr="00A2303A">
        <w:rPr>
          <w:rFonts w:ascii="Comic Sans MS" w:hAnsi="Comic Sans MS" w:cs="Rubik"/>
          <w:sz w:val="28"/>
          <w:szCs w:val="28"/>
        </w:rPr>
        <w:t>Microsoft\Windows\CurrentVersion\Run</w:t>
      </w:r>
    </w:p>
    <w:p w:rsidR="00A64E75" w:rsidRDefault="00A64E75" w:rsidP="00953E91">
      <w:pPr>
        <w:rPr>
          <w:rFonts w:ascii="Comic Sans MS" w:hAnsi="Comic Sans MS" w:cs="Rubik"/>
          <w:sz w:val="28"/>
          <w:szCs w:val="28"/>
        </w:rPr>
      </w:pPr>
    </w:p>
    <w:p w:rsidR="003631A6" w:rsidRDefault="00953E91" w:rsidP="008D7906">
      <w:pPr>
        <w:shd w:val="clear" w:color="auto" w:fill="FFF2CC" w:themeFill="accent4" w:themeFillTint="33"/>
      </w:pPr>
      <w:r>
        <w:rPr>
          <w:rFonts w:ascii="Comic Sans MS" w:hAnsi="Comic Sans MS" w:cs="Rubik"/>
          <w:sz w:val="28"/>
          <w:szCs w:val="28"/>
        </w:rPr>
        <w:t xml:space="preserve">(6) </w:t>
      </w:r>
      <w:r w:rsidRPr="00953E91">
        <w:rPr>
          <w:rFonts w:ascii="Comic Sans MS" w:hAnsi="Comic Sans MS" w:cs="Rubik"/>
          <w:sz w:val="28"/>
          <w:szCs w:val="28"/>
        </w:rPr>
        <w:t xml:space="preserve">Identify which </w:t>
      </w:r>
      <w:r w:rsidRPr="008D7906">
        <w:rPr>
          <w:rFonts w:ascii="Comic Sans MS" w:hAnsi="Comic Sans MS" w:cs="Rubik"/>
          <w:b/>
          <w:sz w:val="28"/>
          <w:szCs w:val="28"/>
        </w:rPr>
        <w:t>virtualization software</w:t>
      </w:r>
      <w:r w:rsidRPr="00953E91">
        <w:rPr>
          <w:rFonts w:ascii="Comic Sans MS" w:hAnsi="Comic Sans MS" w:cs="Rubik"/>
          <w:sz w:val="28"/>
          <w:szCs w:val="28"/>
        </w:rPr>
        <w:t xml:space="preserve"> was used by the current logged in user?</w:t>
      </w:r>
      <w:r w:rsidR="008D7906">
        <w:rPr>
          <w:rFonts w:ascii="Comic Sans MS" w:hAnsi="Comic Sans MS" w:cs="Rubik"/>
          <w:sz w:val="28"/>
          <w:szCs w:val="28"/>
        </w:rPr>
        <w:t xml:space="preserve"> – </w:t>
      </w:r>
      <w:r w:rsidR="008D7906" w:rsidRPr="008D7906">
        <w:rPr>
          <w:rFonts w:ascii="Comic Sans MS" w:hAnsi="Comic Sans MS" w:cs="Rubik"/>
          <w:sz w:val="28"/>
          <w:szCs w:val="28"/>
          <w:shd w:val="clear" w:color="auto" w:fill="E2EFD9" w:themeFill="accent6" w:themeFillTint="33"/>
        </w:rPr>
        <w:t>“VMWare</w:t>
      </w:r>
      <w:r w:rsidR="008D7906">
        <w:rPr>
          <w:rFonts w:ascii="Comic Sans MS" w:hAnsi="Comic Sans MS" w:cs="Rubik"/>
          <w:sz w:val="28"/>
          <w:szCs w:val="28"/>
          <w:shd w:val="clear" w:color="auto" w:fill="E2EFD9" w:themeFill="accent6" w:themeFillTint="33"/>
        </w:rPr>
        <w:t>”</w:t>
      </w:r>
      <w:r w:rsidR="003631A6">
        <w:t xml:space="preserve"> </w:t>
      </w:r>
      <w:r w:rsidR="008D7906">
        <w:t xml:space="preserve">  </w:t>
      </w:r>
    </w:p>
    <w:p w:rsidR="0070219B" w:rsidRDefault="0070219B" w:rsidP="00E77E4C">
      <w:pPr>
        <w:rPr>
          <w:rFonts w:ascii="Comic Sans MS" w:hAnsi="Comic Sans MS" w:cs="Rubik"/>
          <w:sz w:val="28"/>
          <w:szCs w:val="28"/>
        </w:rPr>
      </w:pPr>
    </w:p>
    <w:p w:rsidR="002363D4" w:rsidRDefault="0070219B" w:rsidP="002F4480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304F6346" wp14:editId="17159ADC">
            <wp:extent cx="3118202" cy="478536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9654" cy="47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E4C" w:rsidRDefault="002F4480" w:rsidP="003631A6">
      <w:pPr>
        <w:rPr>
          <w:rFonts w:ascii="Comic Sans MS" w:hAnsi="Comic Sans MS" w:cs="Rubik"/>
          <w:sz w:val="28"/>
          <w:szCs w:val="28"/>
        </w:rPr>
      </w:pPr>
      <w:r w:rsidRPr="002F4480">
        <w:rPr>
          <w:rFonts w:ascii="Comic Sans MS" w:hAnsi="Comic Sans MS" w:cs="Rubik"/>
          <w:b/>
          <w:sz w:val="28"/>
          <w:szCs w:val="28"/>
          <w:u w:val="single"/>
          <w:shd w:val="clear" w:color="auto" w:fill="DEEAF6" w:themeFill="accent5" w:themeFillTint="33"/>
        </w:rPr>
        <w:t>Path</w:t>
      </w:r>
      <w:r w:rsidRPr="002F4480">
        <w:rPr>
          <w:rFonts w:ascii="Comic Sans MS" w:hAnsi="Comic Sans MS" w:cs="Rubik"/>
          <w:sz w:val="28"/>
          <w:szCs w:val="28"/>
          <w:shd w:val="clear" w:color="auto" w:fill="DEEAF6" w:themeFill="accent5" w:themeFillTint="33"/>
        </w:rPr>
        <w:t>:</w:t>
      </w:r>
      <w:r>
        <w:rPr>
          <w:rFonts w:ascii="Comic Sans MS" w:hAnsi="Comic Sans MS" w:cs="Rubik"/>
          <w:sz w:val="28"/>
          <w:szCs w:val="28"/>
        </w:rPr>
        <w:t xml:space="preserve"> Microsoft</w:t>
      </w:r>
    </w:p>
    <w:p w:rsidR="00FF22E7" w:rsidRPr="00756EF9" w:rsidRDefault="00FF22E7" w:rsidP="003631A6">
      <w:pPr>
        <w:rPr>
          <w:rFonts w:ascii="Comic Sans MS" w:hAnsi="Comic Sans MS" w:cs="Rubik"/>
          <w:sz w:val="28"/>
          <w:szCs w:val="28"/>
        </w:rPr>
      </w:pPr>
      <w:bookmarkStart w:id="9" w:name="_GoBack"/>
      <w:bookmarkEnd w:id="9"/>
    </w:p>
    <w:p w:rsidR="003631A6" w:rsidRDefault="003631A6" w:rsidP="00363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ins w:id="10" w:author="Admin" w:date="2023-01-18T17:28:00Z">
        <w:r>
          <w:rPr>
            <w:rFonts w:ascii="Comic Sans MS" w:hAnsi="Comic Sans MS"/>
            <w:b/>
            <w:sz w:val="28"/>
            <w:szCs w:val="28"/>
          </w:rPr>
          <w:t>SUBMITTED BY</w:t>
        </w:r>
        <w:r>
          <w:rPr>
            <w:rFonts w:ascii="Comic Sans MS" w:hAnsi="Comic Sans MS"/>
            <w:sz w:val="28"/>
            <w:szCs w:val="28"/>
          </w:rPr>
          <w:t xml:space="preserve">: </w:t>
        </w:r>
      </w:ins>
    </w:p>
    <w:p w:rsidR="003631A6" w:rsidRDefault="003631A6" w:rsidP="003631A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ins w:id="11" w:author="Admin" w:date="2023-01-18T17:28:00Z"/>
          <w:rFonts w:ascii="Comic Sans MS" w:hAnsi="Comic Sans MS"/>
          <w:sz w:val="28"/>
          <w:szCs w:val="28"/>
        </w:rPr>
      </w:pPr>
      <w:ins w:id="12" w:author="Admin" w:date="2023-01-18T17:28:00Z">
        <w:r>
          <w:rPr>
            <w:rFonts w:ascii="Comic Sans MS" w:hAnsi="Comic Sans MS"/>
            <w:sz w:val="28"/>
            <w:szCs w:val="28"/>
            <w:highlight w:val="yellow"/>
          </w:rPr>
          <w:t>U19CS012</w:t>
        </w:r>
      </w:ins>
    </w:p>
    <w:p w:rsidR="00E94E8E" w:rsidRPr="00F36EF1" w:rsidRDefault="003631A6" w:rsidP="00F36EF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ins w:id="13" w:author="Admin" w:date="2023-01-18T17:28:00Z">
        <w:r>
          <w:rPr>
            <w:rFonts w:ascii="Comic Sans MS" w:hAnsi="Comic Sans MS"/>
            <w:sz w:val="28"/>
            <w:szCs w:val="28"/>
          </w:rPr>
          <w:t>BHAGYA VINOD RANA</w:t>
        </w:r>
      </w:ins>
    </w:p>
    <w:sectPr w:rsidR="00E94E8E" w:rsidRPr="00F36EF1" w:rsidSect="009A1B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Inter Thin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Rubik">
    <w:panose1 w:val="00000000000000000000"/>
    <w:charset w:val="00"/>
    <w:family w:val="auto"/>
    <w:pitch w:val="variable"/>
    <w:sig w:usb0="A0000A6F" w:usb1="4000205B" w:usb2="00000000" w:usb3="00000000" w:csb0="000000B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64603D"/>
    <w:multiLevelType w:val="hybridMultilevel"/>
    <w:tmpl w:val="A1ACB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BD417C"/>
    <w:multiLevelType w:val="hybridMultilevel"/>
    <w:tmpl w:val="D87A60C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">
    <w15:presenceInfo w15:providerId="Windows Live" w15:userId="810d06cccc5e93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25F"/>
    <w:rsid w:val="00041B27"/>
    <w:rsid w:val="0005757B"/>
    <w:rsid w:val="000969E1"/>
    <w:rsid w:val="000B6134"/>
    <w:rsid w:val="000F5457"/>
    <w:rsid w:val="001065C4"/>
    <w:rsid w:val="0013097D"/>
    <w:rsid w:val="001708EB"/>
    <w:rsid w:val="001D3624"/>
    <w:rsid w:val="001E32A2"/>
    <w:rsid w:val="001F40F1"/>
    <w:rsid w:val="00200376"/>
    <w:rsid w:val="0020503C"/>
    <w:rsid w:val="0021527A"/>
    <w:rsid w:val="002363D4"/>
    <w:rsid w:val="00236AA0"/>
    <w:rsid w:val="00240BA8"/>
    <w:rsid w:val="00270F94"/>
    <w:rsid w:val="002D654A"/>
    <w:rsid w:val="002F4480"/>
    <w:rsid w:val="0032177B"/>
    <w:rsid w:val="003319AB"/>
    <w:rsid w:val="003631A6"/>
    <w:rsid w:val="003B74B2"/>
    <w:rsid w:val="003C6617"/>
    <w:rsid w:val="003F4D19"/>
    <w:rsid w:val="00405BAE"/>
    <w:rsid w:val="004952FA"/>
    <w:rsid w:val="004B65E5"/>
    <w:rsid w:val="005209E0"/>
    <w:rsid w:val="00540D8C"/>
    <w:rsid w:val="005446AD"/>
    <w:rsid w:val="00552500"/>
    <w:rsid w:val="006256F2"/>
    <w:rsid w:val="006D0295"/>
    <w:rsid w:val="006F596E"/>
    <w:rsid w:val="0070219B"/>
    <w:rsid w:val="00705459"/>
    <w:rsid w:val="00707AD0"/>
    <w:rsid w:val="00756EF9"/>
    <w:rsid w:val="00793857"/>
    <w:rsid w:val="007975D4"/>
    <w:rsid w:val="007A4266"/>
    <w:rsid w:val="007B2F96"/>
    <w:rsid w:val="007C4C8F"/>
    <w:rsid w:val="007D0F36"/>
    <w:rsid w:val="007F0F99"/>
    <w:rsid w:val="00820BC1"/>
    <w:rsid w:val="00872884"/>
    <w:rsid w:val="008D7906"/>
    <w:rsid w:val="00953E91"/>
    <w:rsid w:val="00990D68"/>
    <w:rsid w:val="009F3BF9"/>
    <w:rsid w:val="00A2303A"/>
    <w:rsid w:val="00A35922"/>
    <w:rsid w:val="00A43FA1"/>
    <w:rsid w:val="00A64E75"/>
    <w:rsid w:val="00A86A86"/>
    <w:rsid w:val="00AC182E"/>
    <w:rsid w:val="00AF6EF5"/>
    <w:rsid w:val="00B010FF"/>
    <w:rsid w:val="00B66AB9"/>
    <w:rsid w:val="00C00E2D"/>
    <w:rsid w:val="00C12FC2"/>
    <w:rsid w:val="00C514E5"/>
    <w:rsid w:val="00C754EE"/>
    <w:rsid w:val="00C962EA"/>
    <w:rsid w:val="00D3125F"/>
    <w:rsid w:val="00D51D3B"/>
    <w:rsid w:val="00D77579"/>
    <w:rsid w:val="00D8011D"/>
    <w:rsid w:val="00DB16A8"/>
    <w:rsid w:val="00DB2C61"/>
    <w:rsid w:val="00DF5EC2"/>
    <w:rsid w:val="00E55C42"/>
    <w:rsid w:val="00E7712E"/>
    <w:rsid w:val="00E77E4C"/>
    <w:rsid w:val="00E94E8E"/>
    <w:rsid w:val="00F36EF1"/>
    <w:rsid w:val="00F80D84"/>
    <w:rsid w:val="00F9523C"/>
    <w:rsid w:val="00FA197B"/>
    <w:rsid w:val="00FF2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43047"/>
  <w15:chartTrackingRefBased/>
  <w15:docId w15:val="{082A9A12-AAD3-4FEA-8711-C362A8EB6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7E4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4-Accent1">
    <w:name w:val="Grid Table 4 Accent 1"/>
    <w:basedOn w:val="TableNormal"/>
    <w:uiPriority w:val="49"/>
    <w:rsid w:val="003631A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631A6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1A6"/>
    <w:rPr>
      <w:rFonts w:ascii="Segoe UI" w:hAnsi="Segoe UI" w:cs="Mangal"/>
      <w:sz w:val="18"/>
      <w:szCs w:val="16"/>
    </w:rPr>
  </w:style>
  <w:style w:type="character" w:styleId="Hyperlink">
    <w:name w:val="Hyperlink"/>
    <w:basedOn w:val="DefaultParagraphFont"/>
    <w:uiPriority w:val="99"/>
    <w:unhideWhenUsed/>
    <w:rsid w:val="009F3BF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59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riczimmerman.github.io/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76042-A954-48F2-AB1F-F212ED2A3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79</cp:revision>
  <dcterms:created xsi:type="dcterms:W3CDTF">2023-03-29T11:16:00Z</dcterms:created>
  <dcterms:modified xsi:type="dcterms:W3CDTF">2023-04-12T10:08:00Z</dcterms:modified>
</cp:coreProperties>
</file>