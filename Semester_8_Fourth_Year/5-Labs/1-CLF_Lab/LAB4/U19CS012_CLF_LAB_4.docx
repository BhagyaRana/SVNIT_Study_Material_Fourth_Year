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B21" w:rsidRPr="00296943" w:rsidRDefault="009A1B21" w:rsidP="009A1B21">
      <w:pPr>
        <w:jc w:val="center"/>
        <w:rPr>
          <w:ins w:id="0" w:author="Admin" w:date="2023-01-18T17:26:00Z"/>
          <w:rFonts w:ascii="Comic Sans MS" w:hAnsi="Comic Sans MS"/>
          <w:sz w:val="36"/>
          <w:szCs w:val="36"/>
          <w:u w:val="single"/>
        </w:rPr>
      </w:pPr>
      <w:ins w:id="1" w:author="Admin" w:date="2023-01-18T17:26:00Z">
        <w:r>
          <w:rPr>
            <w:rFonts w:ascii="Comic Sans MS" w:hAnsi="Comic Sans MS"/>
            <w:sz w:val="36"/>
            <w:szCs w:val="36"/>
            <w:u w:val="single"/>
          </w:rPr>
          <w:t>Cyber Law and Forensics (CS402</w:t>
        </w:r>
        <w:r w:rsidRPr="00296943">
          <w:rPr>
            <w:rFonts w:ascii="Comic Sans MS" w:hAnsi="Comic Sans MS"/>
            <w:sz w:val="36"/>
            <w:szCs w:val="36"/>
            <w:u w:val="single"/>
          </w:rPr>
          <w:t>)</w:t>
        </w:r>
      </w:ins>
    </w:p>
    <w:p w:rsidR="009A1B21" w:rsidRPr="00296943" w:rsidRDefault="009A1B21" w:rsidP="009A1B21">
      <w:pPr>
        <w:jc w:val="center"/>
        <w:rPr>
          <w:ins w:id="2" w:author="Admin" w:date="2023-01-18T17:26:00Z"/>
          <w:rFonts w:ascii="Comic Sans MS" w:hAnsi="Comic Sans MS"/>
          <w:sz w:val="36"/>
          <w:szCs w:val="36"/>
        </w:rPr>
      </w:pPr>
      <w:ins w:id="3" w:author="Admin" w:date="2023-01-18T17:26:00Z">
        <w:r>
          <w:rPr>
            <w:rFonts w:ascii="Comic Sans MS" w:hAnsi="Comic Sans MS"/>
            <w:sz w:val="36"/>
            <w:szCs w:val="36"/>
          </w:rPr>
          <w:t xml:space="preserve">Lab Assignment </w:t>
        </w:r>
      </w:ins>
      <w:r>
        <w:rPr>
          <w:rFonts w:ascii="Comic Sans MS" w:hAnsi="Comic Sans MS"/>
          <w:sz w:val="36"/>
          <w:szCs w:val="36"/>
        </w:rPr>
        <w:t>4</w:t>
      </w:r>
    </w:p>
    <w:p w:rsidR="00E94E8E" w:rsidRPr="007D38B8" w:rsidRDefault="009A1B21" w:rsidP="007D38B8">
      <w:pPr>
        <w:jc w:val="center"/>
        <w:rPr>
          <w:rFonts w:ascii="Comic Sans MS" w:hAnsi="Comic Sans MS"/>
          <w:b/>
          <w:sz w:val="36"/>
          <w:szCs w:val="36"/>
          <w:u w:val="single"/>
        </w:rPr>
      </w:pPr>
      <w:ins w:id="4" w:author="Admin" w:date="2023-01-18T17:26:00Z">
        <w:r w:rsidRPr="00296943">
          <w:rPr>
            <w:rFonts w:ascii="Comic Sans MS" w:hAnsi="Comic Sans MS"/>
            <w:b/>
            <w:sz w:val="36"/>
            <w:szCs w:val="36"/>
            <w:u w:val="single"/>
          </w:rPr>
          <w:t>U19CS012</w:t>
        </w:r>
      </w:ins>
    </w:p>
    <w:p w:rsidR="00DD072C" w:rsidRDefault="00DD072C" w:rsidP="00DD072C">
      <w:pPr>
        <w:rPr>
          <w:rFonts w:ascii="Comic Sans MS" w:hAnsi="Comic Sans MS" w:cs="Rubik"/>
          <w:sz w:val="28"/>
          <w:szCs w:val="28"/>
        </w:rPr>
      </w:pPr>
      <w:del w:id="5" w:author="Admin" w:date="2023-01-18T17:26:00Z">
        <w:r w:rsidRPr="008205FD" w:rsidDel="006D097C">
          <w:rPr>
            <w:rFonts w:ascii="Comic Sans MS" w:hAnsi="Comic Sans MS"/>
            <w:sz w:val="28"/>
            <w:szCs w:val="28"/>
            <w:rPrChange w:id="6" w:author="Admin" w:date="2023-01-18T17:28:00Z">
              <w:rPr>
                <w:sz w:val="48"/>
                <w:szCs w:val="48"/>
              </w:rPr>
            </w:rPrChange>
          </w:rPr>
          <w:delText>Lab Assignment 1</w:delText>
        </w:r>
      </w:del>
      <w:r>
        <w:rPr>
          <w:rFonts w:ascii="Comic Sans MS" w:hAnsi="Comic Sans MS" w:cs="Rubik"/>
          <w:sz w:val="28"/>
          <w:szCs w:val="28"/>
        </w:rPr>
        <w:t>A</w:t>
      </w:r>
      <w:ins w:id="7" w:author="Admin" w:date="2023-01-18T16:28:00Z">
        <w:r w:rsidRPr="008205FD">
          <w:rPr>
            <w:rFonts w:ascii="Comic Sans MS" w:hAnsi="Comic Sans MS" w:cs="Rubik"/>
            <w:sz w:val="28"/>
            <w:szCs w:val="28"/>
            <w:rPrChange w:id="8" w:author="Admin" w:date="2023-01-18T17:28:00Z">
              <w:rPr>
                <w:rFonts w:ascii="Rubik" w:hAnsi="Rubik" w:cs="Rubik"/>
                <w:sz w:val="32"/>
                <w:szCs w:val="32"/>
              </w:rPr>
            </w:rPrChange>
          </w:rPr>
          <w:t xml:space="preserve">.) </w:t>
        </w:r>
      </w:ins>
      <w:r w:rsidRPr="00DD072C">
        <w:rPr>
          <w:rFonts w:ascii="Comic Sans MS" w:hAnsi="Comic Sans MS" w:cs="Rubik"/>
          <w:sz w:val="28"/>
          <w:szCs w:val="28"/>
        </w:rPr>
        <w:t>Identifying original timestamp by MFT analysis</w:t>
      </w:r>
    </w:p>
    <w:p w:rsidR="00DD072C" w:rsidRDefault="00DD072C" w:rsidP="00DD072C">
      <w:pPr>
        <w:rPr>
          <w:rFonts w:ascii="Comic Sans MS" w:hAnsi="Comic Sans MS" w:cs="Rubik"/>
          <w:sz w:val="28"/>
          <w:szCs w:val="28"/>
        </w:rPr>
      </w:pPr>
      <w:r w:rsidRPr="002639B8">
        <w:rPr>
          <w:rFonts w:ascii="Comic Sans MS" w:hAnsi="Comic Sans MS" w:cs="Rubik"/>
          <w:sz w:val="28"/>
          <w:szCs w:val="28"/>
        </w:rPr>
        <w:t xml:space="preserve"> </w:t>
      </w:r>
    </w:p>
    <w:p w:rsidR="002A2146" w:rsidRDefault="00EA18C6" w:rsidP="00DD072C">
      <w:pPr>
        <w:rPr>
          <w:rFonts w:ascii="Comic Sans MS" w:hAnsi="Comic Sans MS" w:cs="Rubik"/>
          <w:sz w:val="28"/>
          <w:szCs w:val="28"/>
          <w:u w:val="single"/>
        </w:rPr>
      </w:pPr>
      <w:r>
        <w:rPr>
          <w:rFonts w:ascii="Comic Sans MS" w:hAnsi="Comic Sans MS" w:cs="Rubik"/>
          <w:sz w:val="28"/>
          <w:szCs w:val="28"/>
        </w:rPr>
        <w:t xml:space="preserve">(1) </w:t>
      </w:r>
      <w:r w:rsidR="002A2146" w:rsidRPr="00EA18C6">
        <w:rPr>
          <w:rFonts w:ascii="Comic Sans MS" w:hAnsi="Comic Sans MS" w:cs="Rubik"/>
          <w:sz w:val="28"/>
          <w:szCs w:val="28"/>
          <w:u w:val="single"/>
        </w:rPr>
        <w:t xml:space="preserve">Basics behind </w:t>
      </w:r>
      <w:r w:rsidRPr="00EA18C6">
        <w:rPr>
          <w:rFonts w:ascii="Comic Sans MS" w:hAnsi="Comic Sans MS" w:cs="Rubik"/>
          <w:sz w:val="28"/>
          <w:szCs w:val="28"/>
          <w:u w:val="single"/>
        </w:rPr>
        <w:t>Windows MACB Timestamp’s</w:t>
      </w:r>
      <w:r>
        <w:rPr>
          <w:rFonts w:ascii="Comic Sans MS" w:hAnsi="Comic Sans MS" w:cs="Rubik"/>
          <w:sz w:val="28"/>
          <w:szCs w:val="28"/>
          <w:u w:val="single"/>
        </w:rPr>
        <w:t xml:space="preserve"> (NTFS)</w:t>
      </w:r>
    </w:p>
    <w:p w:rsidR="00EA18C6" w:rsidRDefault="00EA18C6" w:rsidP="00EA1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  <w:rPr>
          <w:rFonts w:ascii="Comic Sans MS" w:hAnsi="Comic Sans MS" w:cs="Rubik"/>
          <w:sz w:val="28"/>
          <w:szCs w:val="28"/>
        </w:rPr>
      </w:pPr>
      <w:r w:rsidRPr="00EA18C6">
        <w:rPr>
          <w:rFonts w:ascii="Comic Sans MS" w:hAnsi="Comic Sans MS" w:cs="Rubik"/>
          <w:b/>
          <w:sz w:val="28"/>
          <w:szCs w:val="28"/>
        </w:rPr>
        <w:t>M</w:t>
      </w:r>
      <w:r>
        <w:rPr>
          <w:rFonts w:ascii="Comic Sans MS" w:hAnsi="Comic Sans MS" w:cs="Rubik"/>
          <w:sz w:val="28"/>
          <w:szCs w:val="28"/>
        </w:rPr>
        <w:t xml:space="preserve"> = Modification</w:t>
      </w:r>
    </w:p>
    <w:p w:rsidR="00EA18C6" w:rsidRDefault="00EA18C6" w:rsidP="00EA1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  <w:rPr>
          <w:rFonts w:ascii="Comic Sans MS" w:hAnsi="Comic Sans MS" w:cs="Rubik"/>
          <w:sz w:val="28"/>
          <w:szCs w:val="28"/>
        </w:rPr>
      </w:pPr>
      <w:r w:rsidRPr="00EA18C6">
        <w:rPr>
          <w:rFonts w:ascii="Comic Sans MS" w:hAnsi="Comic Sans MS" w:cs="Rubik"/>
          <w:b/>
          <w:sz w:val="28"/>
          <w:szCs w:val="28"/>
        </w:rPr>
        <w:t>A</w:t>
      </w:r>
      <w:r>
        <w:rPr>
          <w:rFonts w:ascii="Comic Sans MS" w:hAnsi="Comic Sans MS" w:cs="Rubik"/>
          <w:sz w:val="28"/>
          <w:szCs w:val="28"/>
        </w:rPr>
        <w:t xml:space="preserve"> = Access</w:t>
      </w:r>
    </w:p>
    <w:p w:rsidR="00EA18C6" w:rsidRDefault="00EA18C6" w:rsidP="00EA1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  <w:rPr>
          <w:rFonts w:ascii="Comic Sans MS" w:hAnsi="Comic Sans MS" w:cs="Rubik"/>
          <w:sz w:val="28"/>
          <w:szCs w:val="28"/>
        </w:rPr>
      </w:pPr>
      <w:r w:rsidRPr="00EA18C6">
        <w:rPr>
          <w:rFonts w:ascii="Comic Sans MS" w:hAnsi="Comic Sans MS" w:cs="Rubik"/>
          <w:b/>
          <w:sz w:val="28"/>
          <w:szCs w:val="28"/>
        </w:rPr>
        <w:t>C</w:t>
      </w:r>
      <w:r>
        <w:rPr>
          <w:rFonts w:ascii="Comic Sans MS" w:hAnsi="Comic Sans MS" w:cs="Rubik"/>
          <w:sz w:val="28"/>
          <w:szCs w:val="28"/>
        </w:rPr>
        <w:t xml:space="preserve"> = MFT Record </w:t>
      </w:r>
      <w:r w:rsidRPr="00EA18C6">
        <w:rPr>
          <w:rFonts w:ascii="Comic Sans MS" w:hAnsi="Comic Sans MS" w:cs="Rubik"/>
          <w:b/>
          <w:sz w:val="28"/>
          <w:szCs w:val="28"/>
        </w:rPr>
        <w:t>Change</w:t>
      </w:r>
    </w:p>
    <w:p w:rsidR="00EA18C6" w:rsidRDefault="00EA18C6" w:rsidP="00EA1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  <w:rPr>
          <w:rFonts w:ascii="Comic Sans MS" w:hAnsi="Comic Sans MS" w:cs="Rubik"/>
          <w:sz w:val="28"/>
          <w:szCs w:val="28"/>
        </w:rPr>
      </w:pPr>
      <w:r w:rsidRPr="00EA18C6">
        <w:rPr>
          <w:rFonts w:ascii="Comic Sans MS" w:hAnsi="Comic Sans MS" w:cs="Rubik"/>
          <w:b/>
          <w:sz w:val="28"/>
          <w:szCs w:val="28"/>
        </w:rPr>
        <w:t>B</w:t>
      </w:r>
      <w:r>
        <w:rPr>
          <w:rFonts w:ascii="Comic Sans MS" w:hAnsi="Comic Sans MS" w:cs="Rubik"/>
          <w:sz w:val="28"/>
          <w:szCs w:val="28"/>
        </w:rPr>
        <w:t xml:space="preserve"> = Birth (Creation)</w:t>
      </w:r>
    </w:p>
    <w:p w:rsidR="00EA18C6" w:rsidRDefault="00EA18C6" w:rsidP="00DD072C">
      <w:pPr>
        <w:rPr>
          <w:rFonts w:ascii="Comic Sans MS" w:hAnsi="Comic Sans MS" w:cs="Rubik"/>
          <w:sz w:val="28"/>
          <w:szCs w:val="28"/>
        </w:rPr>
      </w:pPr>
    </w:p>
    <w:p w:rsidR="00CA302B" w:rsidRDefault="00EA18C6" w:rsidP="00DD072C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Timestamps are stored in Metadata File called $MFT. </w:t>
      </w:r>
    </w:p>
    <w:p w:rsidR="00EA18C6" w:rsidRDefault="00EA18C6" w:rsidP="00DD072C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We can view it via 2 Ways:-</w:t>
      </w:r>
    </w:p>
    <w:p w:rsidR="00EA18C6" w:rsidRDefault="00EA18C6" w:rsidP="00DD072C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(a) $STANDARD_INFORMATION ($SI)</w:t>
      </w:r>
      <w:r w:rsidR="000F3350">
        <w:rPr>
          <w:rFonts w:ascii="Comic Sans MS" w:hAnsi="Comic Sans MS" w:cs="Rubik"/>
          <w:sz w:val="28"/>
          <w:szCs w:val="28"/>
        </w:rPr>
        <w:t xml:space="preserve"> [File Explorer / CMD / PowerShell]</w:t>
      </w:r>
    </w:p>
    <w:p w:rsidR="00EA18C6" w:rsidRDefault="00EA18C6" w:rsidP="00DD072C">
      <w:pPr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(b) $FILE_NAME ($FN)</w:t>
      </w:r>
      <w:r w:rsidR="000F3350">
        <w:rPr>
          <w:rFonts w:ascii="Comic Sans MS" w:hAnsi="Comic Sans MS" w:cs="Rubik"/>
          <w:sz w:val="28"/>
          <w:szCs w:val="28"/>
        </w:rPr>
        <w:t xml:space="preserve"> [</w:t>
      </w:r>
      <w:r>
        <w:rPr>
          <w:rFonts w:ascii="Comic Sans MS" w:hAnsi="Comic Sans MS" w:cs="Rubik"/>
          <w:sz w:val="28"/>
          <w:szCs w:val="28"/>
        </w:rPr>
        <w:t xml:space="preserve">Only Modifiable by </w:t>
      </w:r>
      <w:r w:rsidRPr="00EA18C6">
        <w:rPr>
          <w:rFonts w:ascii="Comic Sans MS" w:hAnsi="Comic Sans MS" w:cs="Rubik"/>
          <w:b/>
          <w:sz w:val="28"/>
          <w:szCs w:val="28"/>
        </w:rPr>
        <w:t>Windows Kernel</w:t>
      </w:r>
      <w:r w:rsidR="000F3350" w:rsidRPr="000F3350">
        <w:rPr>
          <w:rFonts w:ascii="Comic Sans MS" w:hAnsi="Comic Sans MS" w:cs="Rubik"/>
          <w:sz w:val="28"/>
          <w:szCs w:val="28"/>
        </w:rPr>
        <w:t>]</w:t>
      </w:r>
    </w:p>
    <w:p w:rsidR="00EA18C6" w:rsidRDefault="00EA18C6" w:rsidP="00DD072C">
      <w:pPr>
        <w:rPr>
          <w:rFonts w:ascii="Comic Sans MS" w:hAnsi="Comic Sans MS" w:cs="Rubik"/>
          <w:sz w:val="28"/>
          <w:szCs w:val="28"/>
        </w:rPr>
      </w:pPr>
    </w:p>
    <w:p w:rsidR="00EA18C6" w:rsidRDefault="00EA18C6" w:rsidP="00CA302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jc w:val="center"/>
        <w:rPr>
          <w:rFonts w:ascii="Comic Sans MS" w:hAnsi="Comic Sans MS" w:cs="Rubik"/>
          <w:sz w:val="28"/>
          <w:szCs w:val="28"/>
        </w:rPr>
      </w:pPr>
      <w:r w:rsidRPr="007001F7">
        <w:rPr>
          <w:rFonts w:ascii="Comic Sans MS" w:hAnsi="Comic Sans MS" w:cs="Rubik"/>
          <w:b/>
          <w:sz w:val="28"/>
          <w:szCs w:val="28"/>
        </w:rPr>
        <w:t>Idea</w:t>
      </w:r>
      <w:r>
        <w:rPr>
          <w:rFonts w:ascii="Comic Sans MS" w:hAnsi="Comic Sans MS" w:cs="Rubik"/>
          <w:sz w:val="28"/>
          <w:szCs w:val="28"/>
        </w:rPr>
        <w:t>: Compare the Timestamp of $SI with $FN to Check if File is Original / Copied / Modified?</w:t>
      </w:r>
    </w:p>
    <w:p w:rsidR="00EA18C6" w:rsidRDefault="00EA18C6" w:rsidP="00DD072C">
      <w:pPr>
        <w:rPr>
          <w:rFonts w:ascii="Comic Sans MS" w:hAnsi="Comic Sans MS" w:cs="Rubik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771574" w:rsidTr="00CA30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771574" w:rsidRPr="007001F7" w:rsidRDefault="00771574" w:rsidP="00DD072C">
            <w:pPr>
              <w:rPr>
                <w:rFonts w:ascii="Comic Sans MS" w:hAnsi="Comic Sans MS" w:cs="Rubik"/>
                <w:b w:val="0"/>
                <w:sz w:val="28"/>
                <w:szCs w:val="28"/>
              </w:rPr>
            </w:pPr>
            <w:r w:rsidRPr="007001F7">
              <w:rPr>
                <w:rFonts w:ascii="Comic Sans MS" w:hAnsi="Comic Sans MS" w:cs="Rubik"/>
                <w:b w:val="0"/>
                <w:sz w:val="28"/>
                <w:szCs w:val="28"/>
              </w:rPr>
              <w:t xml:space="preserve">File Operation </w:t>
            </w:r>
          </w:p>
        </w:tc>
        <w:tc>
          <w:tcPr>
            <w:tcW w:w="2697" w:type="dxa"/>
          </w:tcPr>
          <w:p w:rsidR="00771574" w:rsidRPr="007001F7" w:rsidRDefault="00771574" w:rsidP="00DD07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b w:val="0"/>
                <w:sz w:val="28"/>
                <w:szCs w:val="28"/>
              </w:rPr>
            </w:pPr>
            <w:r w:rsidRPr="007001F7">
              <w:rPr>
                <w:rFonts w:ascii="Comic Sans MS" w:hAnsi="Comic Sans MS" w:cs="Rubik"/>
                <w:b w:val="0"/>
                <w:sz w:val="28"/>
                <w:szCs w:val="28"/>
              </w:rPr>
              <w:t>Modified</w:t>
            </w:r>
          </w:p>
        </w:tc>
        <w:tc>
          <w:tcPr>
            <w:tcW w:w="2698" w:type="dxa"/>
          </w:tcPr>
          <w:p w:rsidR="00771574" w:rsidRPr="007001F7" w:rsidRDefault="00771574" w:rsidP="00DD07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b w:val="0"/>
                <w:sz w:val="28"/>
                <w:szCs w:val="28"/>
              </w:rPr>
            </w:pPr>
            <w:r w:rsidRPr="007001F7">
              <w:rPr>
                <w:rFonts w:ascii="Comic Sans MS" w:hAnsi="Comic Sans MS" w:cs="Rubik"/>
                <w:b w:val="0"/>
                <w:sz w:val="28"/>
                <w:szCs w:val="28"/>
              </w:rPr>
              <w:t>Accessed</w:t>
            </w:r>
          </w:p>
        </w:tc>
        <w:tc>
          <w:tcPr>
            <w:tcW w:w="2698" w:type="dxa"/>
          </w:tcPr>
          <w:p w:rsidR="00771574" w:rsidRPr="007001F7" w:rsidRDefault="00771574" w:rsidP="00DD07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b w:val="0"/>
                <w:sz w:val="28"/>
                <w:szCs w:val="28"/>
              </w:rPr>
            </w:pPr>
            <w:r w:rsidRPr="007001F7">
              <w:rPr>
                <w:rFonts w:ascii="Comic Sans MS" w:hAnsi="Comic Sans MS" w:cs="Rubik"/>
                <w:b w:val="0"/>
                <w:sz w:val="28"/>
                <w:szCs w:val="28"/>
              </w:rPr>
              <w:t>Birth (Creation)</w:t>
            </w:r>
          </w:p>
        </w:tc>
      </w:tr>
      <w:tr w:rsidR="00771574" w:rsidTr="00CA3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771574" w:rsidRDefault="00771574" w:rsidP="00771574">
            <w:pPr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File Create</w:t>
            </w:r>
          </w:p>
        </w:tc>
        <w:tc>
          <w:tcPr>
            <w:tcW w:w="2697" w:type="dxa"/>
          </w:tcPr>
          <w:p w:rsidR="00771574" w:rsidRDefault="007001F7" w:rsidP="00DD0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Yes</w:t>
            </w:r>
          </w:p>
        </w:tc>
        <w:tc>
          <w:tcPr>
            <w:tcW w:w="2698" w:type="dxa"/>
          </w:tcPr>
          <w:p w:rsidR="00771574" w:rsidRDefault="007001F7" w:rsidP="00DD0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Yes</w:t>
            </w:r>
          </w:p>
        </w:tc>
        <w:tc>
          <w:tcPr>
            <w:tcW w:w="2698" w:type="dxa"/>
          </w:tcPr>
          <w:p w:rsidR="00771574" w:rsidRDefault="007001F7" w:rsidP="00DD0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Yes</w:t>
            </w:r>
          </w:p>
        </w:tc>
      </w:tr>
      <w:tr w:rsidR="00771574" w:rsidTr="00CA3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771574" w:rsidRDefault="00771574" w:rsidP="00DD072C">
            <w:pPr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File Modify</w:t>
            </w:r>
          </w:p>
        </w:tc>
        <w:tc>
          <w:tcPr>
            <w:tcW w:w="2697" w:type="dxa"/>
          </w:tcPr>
          <w:p w:rsidR="00771574" w:rsidRDefault="007001F7" w:rsidP="00DD0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Yes</w:t>
            </w:r>
          </w:p>
        </w:tc>
        <w:tc>
          <w:tcPr>
            <w:tcW w:w="2698" w:type="dxa"/>
          </w:tcPr>
          <w:p w:rsidR="00771574" w:rsidRDefault="00302881" w:rsidP="00DD0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Yes</w:t>
            </w:r>
          </w:p>
        </w:tc>
        <w:tc>
          <w:tcPr>
            <w:tcW w:w="2698" w:type="dxa"/>
          </w:tcPr>
          <w:p w:rsidR="00771574" w:rsidRDefault="007001F7" w:rsidP="00DD0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No</w:t>
            </w:r>
          </w:p>
        </w:tc>
      </w:tr>
      <w:tr w:rsidR="00771574" w:rsidTr="00CA30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771574" w:rsidRDefault="00771574" w:rsidP="00DD072C">
            <w:pPr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File Copy</w:t>
            </w:r>
          </w:p>
        </w:tc>
        <w:tc>
          <w:tcPr>
            <w:tcW w:w="2697" w:type="dxa"/>
          </w:tcPr>
          <w:p w:rsidR="00771574" w:rsidRDefault="007001F7" w:rsidP="00DD0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No (Inherited)</w:t>
            </w:r>
          </w:p>
        </w:tc>
        <w:tc>
          <w:tcPr>
            <w:tcW w:w="2698" w:type="dxa"/>
          </w:tcPr>
          <w:p w:rsidR="00771574" w:rsidRDefault="007001F7" w:rsidP="00DD0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Yes</w:t>
            </w:r>
          </w:p>
        </w:tc>
        <w:tc>
          <w:tcPr>
            <w:tcW w:w="2698" w:type="dxa"/>
          </w:tcPr>
          <w:p w:rsidR="00771574" w:rsidRDefault="007001F7" w:rsidP="00DD07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Yes</w:t>
            </w:r>
          </w:p>
        </w:tc>
      </w:tr>
      <w:tr w:rsidR="00771574" w:rsidTr="00CA30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:rsidR="00771574" w:rsidRDefault="00771574" w:rsidP="00DD072C">
            <w:pPr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File Access</w:t>
            </w:r>
          </w:p>
        </w:tc>
        <w:tc>
          <w:tcPr>
            <w:tcW w:w="2697" w:type="dxa"/>
          </w:tcPr>
          <w:p w:rsidR="00771574" w:rsidRDefault="007001F7" w:rsidP="00DD0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 xml:space="preserve">No </w:t>
            </w:r>
          </w:p>
        </w:tc>
        <w:tc>
          <w:tcPr>
            <w:tcW w:w="2698" w:type="dxa"/>
          </w:tcPr>
          <w:p w:rsidR="00771574" w:rsidRDefault="007001F7" w:rsidP="00DD0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No</w:t>
            </w:r>
          </w:p>
        </w:tc>
        <w:tc>
          <w:tcPr>
            <w:tcW w:w="2698" w:type="dxa"/>
          </w:tcPr>
          <w:p w:rsidR="00771574" w:rsidRDefault="007001F7" w:rsidP="00DD07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mic Sans MS" w:hAnsi="Comic Sans MS" w:cs="Rubik"/>
                <w:sz w:val="28"/>
                <w:szCs w:val="28"/>
              </w:rPr>
            </w:pPr>
            <w:r>
              <w:rPr>
                <w:rFonts w:ascii="Comic Sans MS" w:hAnsi="Comic Sans MS" w:cs="Rubik"/>
                <w:sz w:val="28"/>
                <w:szCs w:val="28"/>
              </w:rPr>
              <w:t>No</w:t>
            </w:r>
          </w:p>
        </w:tc>
      </w:tr>
    </w:tbl>
    <w:p w:rsidR="00771574" w:rsidRDefault="00771574" w:rsidP="00DD072C">
      <w:pPr>
        <w:rPr>
          <w:rFonts w:ascii="Comic Sans MS" w:hAnsi="Comic Sans MS" w:cs="Rubik"/>
          <w:sz w:val="28"/>
          <w:szCs w:val="28"/>
        </w:rPr>
      </w:pPr>
    </w:p>
    <w:p w:rsidR="00CA302B" w:rsidRDefault="00CA302B" w:rsidP="00DD072C">
      <w:pPr>
        <w:rPr>
          <w:rFonts w:ascii="Comic Sans MS" w:hAnsi="Comic Sans MS" w:cs="Rubik"/>
          <w:sz w:val="28"/>
          <w:szCs w:val="28"/>
        </w:rPr>
      </w:pPr>
    </w:p>
    <w:p w:rsidR="007001F7" w:rsidRDefault="007001F7" w:rsidP="002F74F4">
      <w:pPr>
        <w:shd w:val="clear" w:color="auto" w:fill="E7E6E6" w:themeFill="background2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lastRenderedPageBreak/>
        <w:t>(I) File Create</w:t>
      </w:r>
    </w:p>
    <w:p w:rsidR="00226BAB" w:rsidRDefault="00226BAB" w:rsidP="00226BAB">
      <w:pPr>
        <w:shd w:val="clear" w:color="auto" w:fill="FFFFFF" w:themeFill="background1"/>
        <w:rPr>
          <w:rFonts w:ascii="Comic Sans MS" w:hAnsi="Comic Sans MS" w:cs="Rubik"/>
          <w:sz w:val="28"/>
          <w:szCs w:val="28"/>
        </w:rPr>
      </w:pPr>
    </w:p>
    <w:p w:rsidR="007001F7" w:rsidRDefault="007001F7" w:rsidP="007001F7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542DE03A" wp14:editId="6AD0A17A">
            <wp:extent cx="4709160" cy="2751806"/>
            <wp:effectExtent l="19050" t="19050" r="1524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7162" cy="2762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6BAB" w:rsidRDefault="00226BAB" w:rsidP="007001F7">
      <w:pPr>
        <w:jc w:val="center"/>
        <w:rPr>
          <w:rFonts w:ascii="Comic Sans MS" w:hAnsi="Comic Sans MS" w:cs="Rubik"/>
          <w:sz w:val="28"/>
          <w:szCs w:val="28"/>
        </w:rPr>
      </w:pPr>
    </w:p>
    <w:p w:rsidR="007001F7" w:rsidRDefault="007001F7" w:rsidP="002F74F4">
      <w:pPr>
        <w:shd w:val="clear" w:color="auto" w:fill="E7E6E6" w:themeFill="background2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(II) File Modify</w:t>
      </w:r>
    </w:p>
    <w:p w:rsidR="00226BAB" w:rsidRDefault="00226BAB" w:rsidP="00226BAB">
      <w:pPr>
        <w:shd w:val="clear" w:color="auto" w:fill="FFFFFF" w:themeFill="background1"/>
        <w:rPr>
          <w:rFonts w:ascii="Comic Sans MS" w:hAnsi="Comic Sans MS" w:cs="Rubik"/>
          <w:sz w:val="28"/>
          <w:szCs w:val="28"/>
        </w:rPr>
      </w:pPr>
    </w:p>
    <w:p w:rsidR="00302881" w:rsidRDefault="00302881" w:rsidP="00302881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C4CB22E" wp14:editId="45C49A0B">
            <wp:extent cx="4655820" cy="2740899"/>
            <wp:effectExtent l="19050" t="19050" r="11430" b="215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6183" cy="27528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6BAB" w:rsidRDefault="00226BAB" w:rsidP="00302881">
      <w:pPr>
        <w:jc w:val="center"/>
        <w:rPr>
          <w:rFonts w:ascii="Comic Sans MS" w:hAnsi="Comic Sans MS" w:cs="Rubik"/>
          <w:sz w:val="28"/>
          <w:szCs w:val="28"/>
        </w:rPr>
      </w:pPr>
    </w:p>
    <w:p w:rsidR="00226BAB" w:rsidRDefault="00226BAB" w:rsidP="00302881">
      <w:pPr>
        <w:jc w:val="center"/>
        <w:rPr>
          <w:rFonts w:ascii="Comic Sans MS" w:hAnsi="Comic Sans MS" w:cs="Rubik"/>
          <w:sz w:val="28"/>
          <w:szCs w:val="28"/>
        </w:rPr>
      </w:pPr>
    </w:p>
    <w:p w:rsidR="00226BAB" w:rsidRDefault="00226BAB" w:rsidP="00302881">
      <w:pPr>
        <w:jc w:val="center"/>
        <w:rPr>
          <w:rFonts w:ascii="Comic Sans MS" w:hAnsi="Comic Sans MS" w:cs="Rubik"/>
          <w:sz w:val="28"/>
          <w:szCs w:val="28"/>
        </w:rPr>
      </w:pPr>
    </w:p>
    <w:p w:rsidR="00226BAB" w:rsidRDefault="00226BAB" w:rsidP="00302881">
      <w:pPr>
        <w:jc w:val="center"/>
        <w:rPr>
          <w:rFonts w:ascii="Comic Sans MS" w:hAnsi="Comic Sans MS" w:cs="Rubik"/>
          <w:sz w:val="28"/>
          <w:szCs w:val="28"/>
        </w:rPr>
      </w:pPr>
    </w:p>
    <w:p w:rsidR="00226BAB" w:rsidRDefault="00226BAB" w:rsidP="00302881">
      <w:pPr>
        <w:jc w:val="center"/>
        <w:rPr>
          <w:rFonts w:ascii="Comic Sans MS" w:hAnsi="Comic Sans MS" w:cs="Rubik"/>
          <w:sz w:val="28"/>
          <w:szCs w:val="28"/>
        </w:rPr>
      </w:pPr>
    </w:p>
    <w:p w:rsidR="00566681" w:rsidRDefault="00566681" w:rsidP="002F74F4">
      <w:pPr>
        <w:shd w:val="clear" w:color="auto" w:fill="E7E6E6" w:themeFill="background2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(III) File Copy</w:t>
      </w:r>
    </w:p>
    <w:p w:rsidR="00226BAB" w:rsidRDefault="00226BAB" w:rsidP="00226BAB">
      <w:pPr>
        <w:shd w:val="clear" w:color="auto" w:fill="FFFFFF" w:themeFill="background1"/>
        <w:rPr>
          <w:rFonts w:ascii="Comic Sans MS" w:hAnsi="Comic Sans MS" w:cs="Rubik"/>
          <w:sz w:val="28"/>
          <w:szCs w:val="28"/>
        </w:rPr>
      </w:pPr>
    </w:p>
    <w:p w:rsidR="00EA18C6" w:rsidRDefault="00566681" w:rsidP="002F74F4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4B6060CB" wp14:editId="4063E5E4">
            <wp:extent cx="5250180" cy="1817146"/>
            <wp:effectExtent l="19050" t="19050" r="2667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140" cy="18250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4F4" w:rsidRDefault="002F74F4" w:rsidP="002F74F4">
      <w:pPr>
        <w:jc w:val="center"/>
        <w:rPr>
          <w:rFonts w:ascii="Comic Sans MS" w:hAnsi="Comic Sans MS" w:cs="Rubik"/>
          <w:sz w:val="28"/>
          <w:szCs w:val="28"/>
        </w:rPr>
      </w:pPr>
    </w:p>
    <w:p w:rsidR="002A2146" w:rsidRDefault="00761D21" w:rsidP="002F74F4">
      <w:pPr>
        <w:shd w:val="clear" w:color="auto" w:fill="E7E6E6" w:themeFill="background2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>(IV) File Access (No Changes in Timestamp)</w:t>
      </w:r>
    </w:p>
    <w:p w:rsidR="00226BAB" w:rsidRDefault="00226BAB" w:rsidP="00226BAB">
      <w:pPr>
        <w:shd w:val="clear" w:color="auto" w:fill="FFFFFF" w:themeFill="background1"/>
        <w:rPr>
          <w:rFonts w:ascii="Comic Sans MS" w:hAnsi="Comic Sans MS" w:cs="Rubik"/>
          <w:sz w:val="28"/>
          <w:szCs w:val="28"/>
        </w:rPr>
      </w:pPr>
    </w:p>
    <w:p w:rsidR="00761D21" w:rsidRDefault="00761D21" w:rsidP="00761D21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D77418E" wp14:editId="64EA243F">
            <wp:extent cx="4312920" cy="1804637"/>
            <wp:effectExtent l="19050" t="19050" r="1143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2325" cy="18085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BCA" w:rsidRDefault="00F73BCA" w:rsidP="00761D21">
      <w:pPr>
        <w:jc w:val="center"/>
        <w:rPr>
          <w:rFonts w:ascii="Comic Sans MS" w:hAnsi="Comic Sans MS" w:cs="Rubik"/>
          <w:sz w:val="28"/>
          <w:szCs w:val="28"/>
        </w:rPr>
      </w:pPr>
    </w:p>
    <w:p w:rsidR="00FC6D1D" w:rsidRDefault="00FC6D1D" w:rsidP="00761D21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rFonts w:ascii="Comic Sans MS" w:hAnsi="Comic Sans MS" w:cs="Rubik"/>
          <w:sz w:val="28"/>
          <w:szCs w:val="28"/>
        </w:rPr>
        <w:t xml:space="preserve">SI </w:t>
      </w:r>
      <w:proofErr w:type="spellStart"/>
      <w:r>
        <w:rPr>
          <w:rFonts w:ascii="Comic Sans MS" w:hAnsi="Comic Sans MS" w:cs="Rubik"/>
          <w:sz w:val="28"/>
          <w:szCs w:val="28"/>
        </w:rPr>
        <w:t>TimeStamps</w:t>
      </w:r>
      <w:proofErr w:type="spellEnd"/>
      <w:r>
        <w:rPr>
          <w:rFonts w:ascii="Comic Sans MS" w:hAnsi="Comic Sans MS" w:cs="Rubik"/>
          <w:sz w:val="28"/>
          <w:szCs w:val="28"/>
        </w:rPr>
        <w:t xml:space="preserve"> &amp; FN Timestamps</w:t>
      </w:r>
      <w:r w:rsidR="001701B0">
        <w:rPr>
          <w:rFonts w:ascii="Comic Sans MS" w:hAnsi="Comic Sans MS" w:cs="Rubik"/>
          <w:sz w:val="28"/>
          <w:szCs w:val="28"/>
        </w:rPr>
        <w:t xml:space="preserve"> (Manually in Excel from MFT)</w:t>
      </w:r>
    </w:p>
    <w:p w:rsidR="00226BAB" w:rsidRDefault="00226BAB" w:rsidP="00761D21">
      <w:pPr>
        <w:jc w:val="center"/>
        <w:rPr>
          <w:rFonts w:ascii="Comic Sans MS" w:hAnsi="Comic Sans MS" w:cs="Rubik"/>
          <w:sz w:val="28"/>
          <w:szCs w:val="28"/>
        </w:rPr>
      </w:pPr>
    </w:p>
    <w:p w:rsidR="00063F3E" w:rsidRDefault="00FC6D1D" w:rsidP="00761D21">
      <w:pPr>
        <w:jc w:val="center"/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1205A53E" wp14:editId="748E7519">
            <wp:extent cx="6858000" cy="61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BAB" w:rsidRDefault="00226BAB" w:rsidP="001701B0">
      <w:pPr>
        <w:jc w:val="center"/>
        <w:rPr>
          <w:rFonts w:ascii="Comic Sans MS" w:hAnsi="Comic Sans MS" w:cs="Rubik"/>
          <w:b/>
          <w:sz w:val="28"/>
          <w:szCs w:val="28"/>
        </w:rPr>
      </w:pPr>
    </w:p>
    <w:p w:rsidR="00226BAB" w:rsidRDefault="00226BAB" w:rsidP="001701B0">
      <w:pPr>
        <w:jc w:val="center"/>
        <w:rPr>
          <w:rFonts w:ascii="Comic Sans MS" w:hAnsi="Comic Sans MS" w:cs="Rubik"/>
          <w:b/>
          <w:sz w:val="28"/>
          <w:szCs w:val="28"/>
        </w:rPr>
      </w:pPr>
    </w:p>
    <w:p w:rsidR="00226BAB" w:rsidRDefault="00226BAB" w:rsidP="001701B0">
      <w:pPr>
        <w:jc w:val="center"/>
        <w:rPr>
          <w:rFonts w:ascii="Comic Sans MS" w:hAnsi="Comic Sans MS" w:cs="Rubik"/>
          <w:b/>
          <w:sz w:val="28"/>
          <w:szCs w:val="28"/>
        </w:rPr>
      </w:pPr>
    </w:p>
    <w:p w:rsidR="002A2146" w:rsidRDefault="001701B0" w:rsidP="001701B0">
      <w:pPr>
        <w:jc w:val="center"/>
        <w:rPr>
          <w:rFonts w:ascii="Comic Sans MS" w:hAnsi="Comic Sans MS" w:cs="Rubik"/>
          <w:sz w:val="28"/>
          <w:szCs w:val="28"/>
        </w:rPr>
      </w:pPr>
      <w:r w:rsidRPr="00226BAB">
        <w:rPr>
          <w:rFonts w:ascii="Comic Sans MS" w:hAnsi="Comic Sans MS" w:cs="Rubik"/>
          <w:b/>
          <w:sz w:val="28"/>
          <w:szCs w:val="28"/>
        </w:rPr>
        <w:lastRenderedPageBreak/>
        <w:t>MFT Explorer</w:t>
      </w:r>
      <w:r>
        <w:rPr>
          <w:rFonts w:ascii="Comic Sans MS" w:hAnsi="Comic Sans MS" w:cs="Rubik"/>
          <w:sz w:val="28"/>
          <w:szCs w:val="28"/>
        </w:rPr>
        <w:t xml:space="preserve"> (GUI Tool by Zimmerman)</w:t>
      </w:r>
    </w:p>
    <w:p w:rsidR="001701B0" w:rsidRDefault="001701B0" w:rsidP="00DD072C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20A498C0" wp14:editId="1498A576">
            <wp:extent cx="6858000" cy="3119755"/>
            <wp:effectExtent l="19050" t="19050" r="19050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1B0" w:rsidRDefault="001701B0" w:rsidP="00DD072C">
      <w:pPr>
        <w:rPr>
          <w:rFonts w:ascii="Comic Sans MS" w:hAnsi="Comic Sans MS" w:cs="Rubik"/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75F7398D" wp14:editId="1C5161DB">
            <wp:extent cx="6858000" cy="3347720"/>
            <wp:effectExtent l="19050" t="19050" r="19050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7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1B21" w:rsidRDefault="009A1B21"/>
    <w:p w:rsidR="009A1B21" w:rsidRDefault="009A1B21">
      <w:bookmarkStart w:id="9" w:name="_GoBack"/>
      <w:bookmarkEnd w:id="9"/>
    </w:p>
    <w:p w:rsidR="009A1B21" w:rsidRDefault="009A1B21" w:rsidP="009A1B2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</w:rPr>
      </w:pPr>
      <w:ins w:id="10" w:author="Admin" w:date="2023-01-18T17:28:00Z">
        <w:r>
          <w:rPr>
            <w:rFonts w:ascii="Comic Sans MS" w:hAnsi="Comic Sans MS"/>
            <w:b/>
            <w:sz w:val="28"/>
            <w:szCs w:val="28"/>
          </w:rPr>
          <w:t>SUBMITTED BY</w:t>
        </w:r>
        <w:r>
          <w:rPr>
            <w:rFonts w:ascii="Comic Sans MS" w:hAnsi="Comic Sans MS"/>
            <w:sz w:val="28"/>
            <w:szCs w:val="28"/>
          </w:rPr>
          <w:t xml:space="preserve">: </w:t>
        </w:r>
      </w:ins>
    </w:p>
    <w:p w:rsidR="009A1B21" w:rsidRDefault="009A1B21" w:rsidP="009A1B2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ins w:id="11" w:author="Admin" w:date="2023-01-18T17:28:00Z"/>
          <w:rFonts w:ascii="Comic Sans MS" w:hAnsi="Comic Sans MS"/>
          <w:sz w:val="28"/>
          <w:szCs w:val="28"/>
        </w:rPr>
      </w:pPr>
      <w:ins w:id="12" w:author="Admin" w:date="2023-01-18T17:28:00Z">
        <w:r>
          <w:rPr>
            <w:rFonts w:ascii="Comic Sans MS" w:hAnsi="Comic Sans MS"/>
            <w:sz w:val="28"/>
            <w:szCs w:val="28"/>
            <w:highlight w:val="yellow"/>
          </w:rPr>
          <w:t>U19CS012</w:t>
        </w:r>
      </w:ins>
    </w:p>
    <w:p w:rsidR="009A1B21" w:rsidRPr="007921E9" w:rsidRDefault="009A1B2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center"/>
        <w:rPr>
          <w:rFonts w:ascii="Comic Sans MS" w:hAnsi="Comic Sans MS"/>
          <w:sz w:val="28"/>
          <w:szCs w:val="28"/>
          <w:rPrChange w:id="13" w:author="Admin" w:date="2023-01-18T17:36:00Z">
            <w:rPr>
              <w:sz w:val="48"/>
              <w:szCs w:val="48"/>
            </w:rPr>
          </w:rPrChange>
        </w:rPr>
        <w:pPrChange w:id="14" w:author="Admin" w:date="2023-01-18T17:36:00Z">
          <w:pPr/>
        </w:pPrChange>
      </w:pPr>
      <w:ins w:id="15" w:author="Admin" w:date="2023-01-18T17:28:00Z">
        <w:r>
          <w:rPr>
            <w:rFonts w:ascii="Comic Sans MS" w:hAnsi="Comic Sans MS"/>
            <w:sz w:val="28"/>
            <w:szCs w:val="28"/>
          </w:rPr>
          <w:t>BHAGYA VINOD RANA</w:t>
        </w:r>
      </w:ins>
    </w:p>
    <w:p w:rsidR="009A1B21" w:rsidRDefault="009A1B21"/>
    <w:sectPr w:rsidR="009A1B21" w:rsidSect="009A1B2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Inter Thin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Rubik">
    <w:panose1 w:val="00000000000000000000"/>
    <w:charset w:val="00"/>
    <w:family w:val="auto"/>
    <w:pitch w:val="variable"/>
    <w:sig w:usb0="A0000A6F" w:usb1="4000205B" w:usb2="00000000" w:usb3="00000000" w:csb0="000000B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dmin">
    <w15:presenceInfo w15:providerId="Windows Live" w15:userId="810d06cccc5e939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713"/>
    <w:rsid w:val="00063F3E"/>
    <w:rsid w:val="000F3350"/>
    <w:rsid w:val="001701B0"/>
    <w:rsid w:val="001A2B10"/>
    <w:rsid w:val="00226BAB"/>
    <w:rsid w:val="002A2146"/>
    <w:rsid w:val="002F74F4"/>
    <w:rsid w:val="00302881"/>
    <w:rsid w:val="003C6617"/>
    <w:rsid w:val="004614CF"/>
    <w:rsid w:val="005229A7"/>
    <w:rsid w:val="00566681"/>
    <w:rsid w:val="005A315B"/>
    <w:rsid w:val="00691A2F"/>
    <w:rsid w:val="006B2713"/>
    <w:rsid w:val="007001F7"/>
    <w:rsid w:val="00761D21"/>
    <w:rsid w:val="00771574"/>
    <w:rsid w:val="007D38B8"/>
    <w:rsid w:val="009A1B21"/>
    <w:rsid w:val="00B010FF"/>
    <w:rsid w:val="00B66AB9"/>
    <w:rsid w:val="00C007A4"/>
    <w:rsid w:val="00CA302B"/>
    <w:rsid w:val="00DD072C"/>
    <w:rsid w:val="00E94E8E"/>
    <w:rsid w:val="00EA18C6"/>
    <w:rsid w:val="00F73BCA"/>
    <w:rsid w:val="00FC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F2E87"/>
  <w15:chartTrackingRefBased/>
  <w15:docId w15:val="{FCC281C7-55A9-427B-9DD9-30734FC88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1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15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7001F7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CA302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5A315B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15B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cp:lastPrinted>2023-03-01T18:27:00Z</cp:lastPrinted>
  <dcterms:created xsi:type="dcterms:W3CDTF">2023-03-01T17:18:00Z</dcterms:created>
  <dcterms:modified xsi:type="dcterms:W3CDTF">2023-03-01T18:27:00Z</dcterms:modified>
</cp:coreProperties>
</file>