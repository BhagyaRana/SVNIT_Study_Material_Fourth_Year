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39B8" w:rsidRPr="00296943" w:rsidRDefault="002639B8" w:rsidP="002639B8">
      <w:pPr>
        <w:jc w:val="center"/>
        <w:rPr>
          <w:ins w:id="0" w:author="Admin" w:date="2023-01-18T17:26:00Z"/>
          <w:rFonts w:ascii="Comic Sans MS" w:hAnsi="Comic Sans MS"/>
          <w:sz w:val="36"/>
          <w:szCs w:val="36"/>
          <w:u w:val="single"/>
        </w:rPr>
      </w:pPr>
      <w:ins w:id="1" w:author="Admin" w:date="2023-01-18T17:26:00Z">
        <w:r>
          <w:rPr>
            <w:rFonts w:ascii="Comic Sans MS" w:hAnsi="Comic Sans MS"/>
            <w:sz w:val="36"/>
            <w:szCs w:val="36"/>
            <w:u w:val="single"/>
          </w:rPr>
          <w:t>Cyber Law and Forensics (CS402</w:t>
        </w:r>
        <w:r w:rsidRPr="00296943">
          <w:rPr>
            <w:rFonts w:ascii="Comic Sans MS" w:hAnsi="Comic Sans MS"/>
            <w:sz w:val="36"/>
            <w:szCs w:val="36"/>
            <w:u w:val="single"/>
          </w:rPr>
          <w:t>)</w:t>
        </w:r>
      </w:ins>
    </w:p>
    <w:p w:rsidR="002639B8" w:rsidRPr="00296943" w:rsidRDefault="002639B8" w:rsidP="002639B8">
      <w:pPr>
        <w:jc w:val="center"/>
        <w:rPr>
          <w:ins w:id="2" w:author="Admin" w:date="2023-01-18T17:26:00Z"/>
          <w:rFonts w:ascii="Comic Sans MS" w:hAnsi="Comic Sans MS"/>
          <w:sz w:val="36"/>
          <w:szCs w:val="36"/>
        </w:rPr>
      </w:pPr>
      <w:ins w:id="3" w:author="Admin" w:date="2023-01-18T17:26:00Z">
        <w:r>
          <w:rPr>
            <w:rFonts w:ascii="Comic Sans MS" w:hAnsi="Comic Sans MS"/>
            <w:sz w:val="36"/>
            <w:szCs w:val="36"/>
          </w:rPr>
          <w:t xml:space="preserve">Lab Assignment </w:t>
        </w:r>
      </w:ins>
      <w:r>
        <w:rPr>
          <w:rFonts w:ascii="Comic Sans MS" w:hAnsi="Comic Sans MS"/>
          <w:sz w:val="36"/>
          <w:szCs w:val="36"/>
        </w:rPr>
        <w:t>3</w:t>
      </w:r>
    </w:p>
    <w:p w:rsidR="002639B8" w:rsidRPr="00296943" w:rsidRDefault="002639B8" w:rsidP="002639B8">
      <w:pPr>
        <w:jc w:val="center"/>
        <w:rPr>
          <w:ins w:id="4" w:author="Admin" w:date="2023-01-18T17:26:00Z"/>
          <w:rFonts w:ascii="Comic Sans MS" w:hAnsi="Comic Sans MS"/>
          <w:b/>
          <w:sz w:val="36"/>
          <w:szCs w:val="36"/>
          <w:u w:val="single"/>
        </w:rPr>
      </w:pPr>
      <w:ins w:id="5" w:author="Admin" w:date="2023-01-18T17:26:00Z">
        <w:r w:rsidRPr="00296943">
          <w:rPr>
            <w:rFonts w:ascii="Comic Sans MS" w:hAnsi="Comic Sans MS"/>
            <w:b/>
            <w:sz w:val="36"/>
            <w:szCs w:val="36"/>
            <w:u w:val="single"/>
          </w:rPr>
          <w:t>U19CS012</w:t>
        </w:r>
      </w:ins>
    </w:p>
    <w:p w:rsidR="002639B8" w:rsidRDefault="002639B8" w:rsidP="002639B8">
      <w:pPr>
        <w:rPr>
          <w:rFonts w:ascii="Comic Sans MS" w:hAnsi="Comic Sans MS" w:cs="Rubik"/>
          <w:sz w:val="28"/>
          <w:szCs w:val="28"/>
        </w:rPr>
      </w:pPr>
      <w:del w:id="6" w:author="Admin" w:date="2023-01-18T17:26:00Z">
        <w:r w:rsidRPr="008205FD" w:rsidDel="006D097C">
          <w:rPr>
            <w:rFonts w:ascii="Comic Sans MS" w:hAnsi="Comic Sans MS"/>
            <w:sz w:val="28"/>
            <w:szCs w:val="28"/>
            <w:rPrChange w:id="7" w:author="Admin" w:date="2023-01-18T17:28:00Z">
              <w:rPr>
                <w:sz w:val="48"/>
                <w:szCs w:val="48"/>
              </w:rPr>
            </w:rPrChange>
          </w:rPr>
          <w:delText>Lab Assignment 1</w:delText>
        </w:r>
      </w:del>
      <w:r>
        <w:rPr>
          <w:rFonts w:ascii="Comic Sans MS" w:hAnsi="Comic Sans MS" w:cs="Rubik"/>
          <w:sz w:val="28"/>
          <w:szCs w:val="28"/>
        </w:rPr>
        <w:t>A</w:t>
      </w:r>
      <w:ins w:id="8" w:author="Admin" w:date="2023-01-18T16:28:00Z">
        <w:r w:rsidRPr="008205FD">
          <w:rPr>
            <w:rFonts w:ascii="Comic Sans MS" w:hAnsi="Comic Sans MS" w:cs="Rubik"/>
            <w:sz w:val="28"/>
            <w:szCs w:val="28"/>
            <w:rPrChange w:id="9" w:author="Admin" w:date="2023-01-18T17:28:00Z">
              <w:rPr>
                <w:rFonts w:ascii="Rubik" w:hAnsi="Rubik" w:cs="Rubik"/>
                <w:sz w:val="32"/>
                <w:szCs w:val="32"/>
              </w:rPr>
            </w:rPrChange>
          </w:rPr>
          <w:t xml:space="preserve">.) </w:t>
        </w:r>
      </w:ins>
      <w:r>
        <w:rPr>
          <w:rFonts w:ascii="Comic Sans MS" w:hAnsi="Comic Sans MS" w:cs="Rubik"/>
          <w:sz w:val="28"/>
          <w:szCs w:val="28"/>
        </w:rPr>
        <w:t>Learn the Following Windows Forensics A</w:t>
      </w:r>
      <w:r w:rsidRPr="002639B8">
        <w:rPr>
          <w:rFonts w:ascii="Comic Sans MS" w:hAnsi="Comic Sans MS" w:cs="Rubik"/>
          <w:sz w:val="28"/>
          <w:szCs w:val="28"/>
        </w:rPr>
        <w:t>rtifacts</w:t>
      </w:r>
      <w:r>
        <w:rPr>
          <w:rFonts w:ascii="Comic Sans MS" w:hAnsi="Comic Sans MS" w:cs="Rubik"/>
          <w:sz w:val="28"/>
          <w:szCs w:val="28"/>
        </w:rPr>
        <w:t>:-</w:t>
      </w:r>
      <w:r w:rsidRPr="002639B8">
        <w:rPr>
          <w:rFonts w:ascii="Comic Sans MS" w:hAnsi="Comic Sans MS" w:cs="Rubik"/>
          <w:sz w:val="28"/>
          <w:szCs w:val="28"/>
        </w:rPr>
        <w:t xml:space="preserve"> </w:t>
      </w:r>
    </w:p>
    <w:p w:rsidR="002639B8" w:rsidRDefault="002639B8" w:rsidP="002639B8">
      <w:pPr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>(1) prefetch</w:t>
      </w:r>
    </w:p>
    <w:p w:rsidR="00915D1B" w:rsidRDefault="00915D1B" w:rsidP="002639B8">
      <w:pPr>
        <w:rPr>
          <w:rFonts w:ascii="Comic Sans MS" w:hAnsi="Comic Sans MS" w:cs="Rubik"/>
          <w:sz w:val="28"/>
          <w:szCs w:val="28"/>
        </w:rPr>
      </w:pPr>
    </w:p>
    <w:p w:rsidR="00D06470" w:rsidRPr="00D06470" w:rsidRDefault="00D06470" w:rsidP="00D06470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>I</w:t>
      </w:r>
      <w:r w:rsidRPr="00D06470">
        <w:rPr>
          <w:rFonts w:ascii="Comic Sans MS" w:hAnsi="Comic Sans MS" w:cs="Rubik"/>
          <w:sz w:val="28"/>
          <w:szCs w:val="28"/>
        </w:rPr>
        <w:t xml:space="preserve">ntroduced in Windows XP. </w:t>
      </w:r>
    </w:p>
    <w:p w:rsidR="00D06470" w:rsidRPr="00D06470" w:rsidRDefault="00D06470" w:rsidP="00D06470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 xml:space="preserve">Used to </w:t>
      </w:r>
      <w:r w:rsidRPr="00D06470">
        <w:rPr>
          <w:rFonts w:ascii="Comic Sans MS" w:hAnsi="Comic Sans MS" w:cs="Rubik"/>
          <w:b/>
          <w:sz w:val="28"/>
          <w:szCs w:val="28"/>
        </w:rPr>
        <w:t>Speed up</w:t>
      </w:r>
      <w:r>
        <w:rPr>
          <w:rFonts w:ascii="Comic Sans MS" w:hAnsi="Comic Sans MS" w:cs="Rubik"/>
          <w:sz w:val="28"/>
          <w:szCs w:val="28"/>
        </w:rPr>
        <w:t xml:space="preserve"> Application S</w:t>
      </w:r>
      <w:r w:rsidRPr="00D06470">
        <w:rPr>
          <w:rFonts w:ascii="Comic Sans MS" w:hAnsi="Comic Sans MS" w:cs="Rubik"/>
          <w:sz w:val="28"/>
          <w:szCs w:val="28"/>
        </w:rPr>
        <w:t xml:space="preserve">tartup. </w:t>
      </w:r>
    </w:p>
    <w:p w:rsidR="00017044" w:rsidRPr="00D06470" w:rsidRDefault="00D06470" w:rsidP="00D06470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>When an A</w:t>
      </w:r>
      <w:r w:rsidRPr="00D06470">
        <w:rPr>
          <w:rFonts w:ascii="Comic Sans MS" w:hAnsi="Comic Sans MS" w:cs="Rubik"/>
          <w:sz w:val="28"/>
          <w:szCs w:val="28"/>
        </w:rPr>
        <w:t xml:space="preserve">pplication is started up for the first time, then Windows will record the first 10 seconds of the startup. Windows will </w:t>
      </w:r>
      <w:r w:rsidRPr="00D06470">
        <w:rPr>
          <w:rFonts w:ascii="Comic Sans MS" w:hAnsi="Comic Sans MS" w:cs="Rubik"/>
          <w:b/>
          <w:sz w:val="28"/>
          <w:szCs w:val="28"/>
        </w:rPr>
        <w:t>store which DLL</w:t>
      </w:r>
      <w:r w:rsidRPr="00D06470">
        <w:rPr>
          <w:rFonts w:ascii="Comic Sans MS" w:hAnsi="Comic Sans MS" w:cs="Rubik"/>
          <w:sz w:val="28"/>
          <w:szCs w:val="28"/>
        </w:rPr>
        <w:t xml:space="preserve"> (Dynamic Link Library) are loaded, and will save the names of them into the Prefetch file. So Windows can load this DLLs </w:t>
      </w:r>
      <w:r w:rsidRPr="00D06470">
        <w:rPr>
          <w:rFonts w:ascii="Comic Sans MS" w:hAnsi="Comic Sans MS" w:cs="Rubik"/>
          <w:b/>
          <w:sz w:val="28"/>
          <w:szCs w:val="28"/>
        </w:rPr>
        <w:t>faster next time</w:t>
      </w:r>
      <w:r w:rsidRPr="00D06470">
        <w:rPr>
          <w:rFonts w:ascii="Comic Sans MS" w:hAnsi="Comic Sans MS" w:cs="Rubik"/>
          <w:sz w:val="28"/>
          <w:szCs w:val="28"/>
        </w:rPr>
        <w:t>.</w:t>
      </w:r>
    </w:p>
    <w:p w:rsidR="00D06470" w:rsidRPr="00D06470" w:rsidRDefault="00D06470" w:rsidP="00D06470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rPr>
          <w:rFonts w:ascii="Comic Sans MS" w:hAnsi="Comic Sans MS" w:cs="Rubik"/>
          <w:sz w:val="28"/>
          <w:szCs w:val="28"/>
        </w:rPr>
      </w:pPr>
      <w:r w:rsidRPr="00D06470">
        <w:rPr>
          <w:rFonts w:ascii="Comic Sans MS" w:hAnsi="Comic Sans MS" w:cs="Rubik"/>
          <w:sz w:val="28"/>
          <w:szCs w:val="28"/>
        </w:rPr>
        <w:t>The Prefetch files contain the following metadata:</w:t>
      </w:r>
    </w:p>
    <w:p w:rsidR="00D06470" w:rsidRPr="00D06470" w:rsidRDefault="00D06470" w:rsidP="00D06470">
      <w:pPr>
        <w:pStyle w:val="ListParagraph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rPr>
          <w:rFonts w:ascii="Comic Sans MS" w:hAnsi="Comic Sans MS" w:cs="Rubik"/>
          <w:sz w:val="28"/>
          <w:szCs w:val="28"/>
        </w:rPr>
      </w:pPr>
      <w:r w:rsidRPr="00D06470">
        <w:rPr>
          <w:rFonts w:ascii="Comic Sans MS" w:hAnsi="Comic Sans MS" w:cs="Rubik"/>
          <w:sz w:val="28"/>
          <w:szCs w:val="28"/>
        </w:rPr>
        <w:t>Executables name</w:t>
      </w:r>
    </w:p>
    <w:p w:rsidR="00D06470" w:rsidRPr="00D06470" w:rsidRDefault="00D06470" w:rsidP="00D06470">
      <w:pPr>
        <w:pStyle w:val="ListParagraph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rPr>
          <w:rFonts w:ascii="Comic Sans MS" w:hAnsi="Comic Sans MS" w:cs="Rubik"/>
          <w:sz w:val="28"/>
          <w:szCs w:val="28"/>
        </w:rPr>
      </w:pPr>
      <w:r w:rsidRPr="00D06470">
        <w:rPr>
          <w:rFonts w:ascii="Comic Sans MS" w:hAnsi="Comic Sans MS" w:cs="Rubik"/>
          <w:sz w:val="28"/>
          <w:szCs w:val="28"/>
        </w:rPr>
        <w:t>Run count</w:t>
      </w:r>
    </w:p>
    <w:p w:rsidR="00D06470" w:rsidRPr="00D06470" w:rsidRDefault="00D06470" w:rsidP="00D06470">
      <w:pPr>
        <w:pStyle w:val="ListParagraph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rPr>
          <w:rFonts w:ascii="Comic Sans MS" w:hAnsi="Comic Sans MS" w:cs="Rubik"/>
          <w:sz w:val="28"/>
          <w:szCs w:val="28"/>
        </w:rPr>
      </w:pPr>
      <w:r w:rsidRPr="00D06470">
        <w:rPr>
          <w:rFonts w:ascii="Comic Sans MS" w:hAnsi="Comic Sans MS" w:cs="Rubik"/>
          <w:sz w:val="28"/>
          <w:szCs w:val="28"/>
        </w:rPr>
        <w:t>Files and directories used during application startup</w:t>
      </w:r>
    </w:p>
    <w:p w:rsidR="00D06470" w:rsidRDefault="00D06470" w:rsidP="00D06470">
      <w:pPr>
        <w:jc w:val="center"/>
        <w:rPr>
          <w:rFonts w:ascii="Comic Sans MS" w:hAnsi="Comic Sans MS" w:cs="Rubik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5061E025" wp14:editId="4DAD9A68">
            <wp:extent cx="6858000" cy="3679190"/>
            <wp:effectExtent l="19050" t="19050" r="19050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39B8" w:rsidRDefault="002639B8" w:rsidP="002639B8">
      <w:pPr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lastRenderedPageBreak/>
        <w:t>(2)</w:t>
      </w:r>
      <w:r w:rsidR="00A63EBD">
        <w:rPr>
          <w:rFonts w:ascii="Comic Sans MS" w:hAnsi="Comic Sans MS" w:cs="Rubik"/>
          <w:sz w:val="28"/>
          <w:szCs w:val="28"/>
        </w:rPr>
        <w:t xml:space="preserve"> S</w:t>
      </w:r>
      <w:r>
        <w:rPr>
          <w:rFonts w:ascii="Comic Sans MS" w:hAnsi="Comic Sans MS" w:cs="Rubik"/>
          <w:sz w:val="28"/>
          <w:szCs w:val="28"/>
        </w:rPr>
        <w:t xml:space="preserve">hellbags </w:t>
      </w:r>
    </w:p>
    <w:p w:rsidR="00915D1B" w:rsidRDefault="00915D1B" w:rsidP="002639B8">
      <w:pPr>
        <w:rPr>
          <w:rFonts w:ascii="Comic Sans MS" w:hAnsi="Comic Sans MS" w:cs="Rubik"/>
          <w:sz w:val="28"/>
          <w:szCs w:val="28"/>
        </w:rPr>
      </w:pPr>
    </w:p>
    <w:p w:rsidR="00037032" w:rsidRPr="00037032" w:rsidRDefault="00A63EBD" w:rsidP="00FE0A8A">
      <w:pPr>
        <w:pStyle w:val="ListParagraph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>S</w:t>
      </w:r>
      <w:r w:rsidR="00037032" w:rsidRPr="00037032">
        <w:rPr>
          <w:rFonts w:ascii="Comic Sans MS" w:hAnsi="Comic Sans MS" w:cs="Rubik"/>
          <w:sz w:val="28"/>
          <w:szCs w:val="28"/>
        </w:rPr>
        <w:t xml:space="preserve">tore the </w:t>
      </w:r>
      <w:r w:rsidR="00037032" w:rsidRPr="00211395">
        <w:rPr>
          <w:rFonts w:ascii="Comic Sans MS" w:hAnsi="Comic Sans MS" w:cs="Rubik"/>
          <w:b/>
          <w:sz w:val="28"/>
          <w:szCs w:val="28"/>
        </w:rPr>
        <w:t>view preferences</w:t>
      </w:r>
      <w:r w:rsidR="00037032" w:rsidRPr="00037032">
        <w:rPr>
          <w:rFonts w:ascii="Comic Sans MS" w:hAnsi="Comic Sans MS" w:cs="Rubik"/>
          <w:sz w:val="28"/>
          <w:szCs w:val="28"/>
        </w:rPr>
        <w:t xml:space="preserve"> of the user</w:t>
      </w:r>
    </w:p>
    <w:p w:rsidR="00037032" w:rsidRDefault="00A63EBD" w:rsidP="00FE0A8A">
      <w:pPr>
        <w:pStyle w:val="ListParagraph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>U</w:t>
      </w:r>
      <w:r w:rsidR="00037032" w:rsidRPr="00037032">
        <w:rPr>
          <w:rFonts w:ascii="Comic Sans MS" w:hAnsi="Comic Sans MS" w:cs="Rubik"/>
          <w:sz w:val="28"/>
          <w:szCs w:val="28"/>
        </w:rPr>
        <w:t xml:space="preserve">sed to determine </w:t>
      </w:r>
      <w:r w:rsidR="00037032" w:rsidRPr="00211395">
        <w:rPr>
          <w:rFonts w:ascii="Comic Sans MS" w:hAnsi="Comic Sans MS" w:cs="Rubik"/>
          <w:b/>
          <w:sz w:val="28"/>
          <w:szCs w:val="28"/>
        </w:rPr>
        <w:t>which folder</w:t>
      </w:r>
      <w:r w:rsidR="00037032" w:rsidRPr="00037032">
        <w:rPr>
          <w:rFonts w:ascii="Comic Sans MS" w:hAnsi="Comic Sans MS" w:cs="Rubik"/>
          <w:sz w:val="28"/>
          <w:szCs w:val="28"/>
        </w:rPr>
        <w:t xml:space="preserve"> were accessed by a particular user</w:t>
      </w:r>
    </w:p>
    <w:p w:rsidR="00A63EBD" w:rsidRDefault="00A63EBD" w:rsidP="00FE0A8A">
      <w:pPr>
        <w:pStyle w:val="ListParagraph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>T</w:t>
      </w:r>
      <w:r w:rsidR="00037032" w:rsidRPr="00037032">
        <w:rPr>
          <w:rFonts w:ascii="Comic Sans MS" w:hAnsi="Comic Sans MS" w:cs="Rubik"/>
          <w:sz w:val="28"/>
          <w:szCs w:val="28"/>
        </w:rPr>
        <w:t>o identify some directories which is not available anywhere in computer</w:t>
      </w:r>
    </w:p>
    <w:p w:rsidR="00915D1B" w:rsidRDefault="00915D1B" w:rsidP="00A63EBD">
      <w:pPr>
        <w:keepNext/>
        <w:jc w:val="center"/>
      </w:pPr>
    </w:p>
    <w:p w:rsidR="00A63EBD" w:rsidRDefault="00A63EBD" w:rsidP="00A63EBD">
      <w:pPr>
        <w:keepNext/>
        <w:jc w:val="center"/>
      </w:pPr>
      <w:r>
        <w:rPr>
          <w:noProof/>
          <w:lang w:bidi="ar-SA"/>
        </w:rPr>
        <w:drawing>
          <wp:inline distT="0" distB="0" distL="0" distR="0" wp14:anchorId="68903E65" wp14:editId="2FE92EA8">
            <wp:extent cx="5989320" cy="12804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8930" cy="128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EBD" w:rsidRDefault="00A63EBD" w:rsidP="00A63EBD">
      <w:pPr>
        <w:pStyle w:val="Caption"/>
        <w:jc w:val="center"/>
      </w:pPr>
      <w:r>
        <w:t>Shellbag Locations</w:t>
      </w:r>
    </w:p>
    <w:p w:rsidR="00915D1B" w:rsidRPr="00915D1B" w:rsidRDefault="00915D1B" w:rsidP="00915D1B"/>
    <w:p w:rsidR="00037032" w:rsidRDefault="00C0435F" w:rsidP="00037032">
      <w:pPr>
        <w:rPr>
          <w:rFonts w:ascii="Comic Sans MS" w:hAnsi="Comic Sans MS" w:cs="Rubik"/>
          <w:sz w:val="28"/>
          <w:szCs w:val="28"/>
        </w:rPr>
      </w:pPr>
      <w:r w:rsidRPr="00A63EBD">
        <w:rPr>
          <w:rFonts w:ascii="Comic Sans MS" w:hAnsi="Comic Sans MS" w:cs="Rubik"/>
          <w:b/>
          <w:sz w:val="28"/>
          <w:szCs w:val="28"/>
          <w:u w:val="single"/>
        </w:rPr>
        <w:t>T</w:t>
      </w:r>
      <w:r w:rsidR="00A63EBD" w:rsidRPr="00A63EBD">
        <w:rPr>
          <w:rFonts w:ascii="Comic Sans MS" w:hAnsi="Comic Sans MS" w:cs="Rubik"/>
          <w:b/>
          <w:sz w:val="28"/>
          <w:szCs w:val="28"/>
          <w:u w:val="single"/>
        </w:rPr>
        <w:t>ool</w:t>
      </w:r>
      <w:r>
        <w:rPr>
          <w:rFonts w:ascii="Comic Sans MS" w:hAnsi="Comic Sans MS" w:cs="Rubik"/>
          <w:sz w:val="28"/>
          <w:szCs w:val="28"/>
        </w:rPr>
        <w:t xml:space="preserve">: ShellBags Explorer - </w:t>
      </w:r>
      <w:r w:rsidRPr="00C0435F">
        <w:rPr>
          <w:rFonts w:ascii="Comic Sans MS" w:hAnsi="Comic Sans MS" w:cs="Rubik"/>
          <w:sz w:val="28"/>
          <w:szCs w:val="28"/>
        </w:rPr>
        <w:t>GUI for browsing shellbags data. Handles locked files</w:t>
      </w:r>
    </w:p>
    <w:p w:rsidR="00A63EBD" w:rsidRPr="00037032" w:rsidRDefault="00A63EBD" w:rsidP="00037032">
      <w:pPr>
        <w:rPr>
          <w:rFonts w:ascii="Comic Sans MS" w:hAnsi="Comic Sans MS" w:cs="Rubik"/>
          <w:sz w:val="28"/>
          <w:szCs w:val="28"/>
        </w:rPr>
      </w:pPr>
      <w:r>
        <w:rPr>
          <w:noProof/>
          <w:lang w:bidi="ar-SA"/>
        </w:rPr>
        <w:drawing>
          <wp:inline distT="0" distB="0" distL="0" distR="0">
            <wp:extent cx="6858000" cy="4551104"/>
            <wp:effectExtent l="19050" t="19050" r="19050" b="20955"/>
            <wp:docPr id="2" name="Picture 2" descr="https://miro.medium.com/max/875/1*-6ZVOGTVeaCyp8mxAm6j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875/1*-6ZVOGTVeaCyp8mxAm6jD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5110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39B8" w:rsidRDefault="002639B8" w:rsidP="002639B8">
      <w:pPr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lastRenderedPageBreak/>
        <w:t>(3)</w:t>
      </w:r>
      <w:r w:rsidR="003D7EFE">
        <w:rPr>
          <w:rFonts w:ascii="Comic Sans MS" w:hAnsi="Comic Sans MS" w:cs="Rubik"/>
          <w:sz w:val="28"/>
          <w:szCs w:val="28"/>
        </w:rPr>
        <w:t xml:space="preserve"> Volume Shadow C</w:t>
      </w:r>
      <w:r>
        <w:rPr>
          <w:rFonts w:ascii="Comic Sans MS" w:hAnsi="Comic Sans MS" w:cs="Rubik"/>
          <w:sz w:val="28"/>
          <w:szCs w:val="28"/>
        </w:rPr>
        <w:t>opy</w:t>
      </w:r>
      <w:r w:rsidR="00A22A97">
        <w:rPr>
          <w:rFonts w:ascii="Comic Sans MS" w:hAnsi="Comic Sans MS" w:cs="Rubik"/>
          <w:sz w:val="28"/>
          <w:szCs w:val="28"/>
        </w:rPr>
        <w:t xml:space="preserve"> [Windows XP]</w:t>
      </w:r>
    </w:p>
    <w:p w:rsidR="001C78E6" w:rsidRDefault="001C78E6" w:rsidP="002639B8">
      <w:pPr>
        <w:rPr>
          <w:rFonts w:ascii="Comic Sans MS" w:hAnsi="Comic Sans MS" w:cs="Rubik"/>
          <w:sz w:val="28"/>
          <w:szCs w:val="28"/>
        </w:rPr>
      </w:pPr>
    </w:p>
    <w:p w:rsidR="00037032" w:rsidRDefault="00037032" w:rsidP="004324EC">
      <w:pPr>
        <w:pStyle w:val="ListParagraph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rPr>
          <w:rFonts w:ascii="Comic Sans MS" w:hAnsi="Comic Sans MS" w:cs="Rubik"/>
          <w:sz w:val="28"/>
          <w:szCs w:val="28"/>
        </w:rPr>
      </w:pPr>
      <w:r w:rsidRPr="00037032">
        <w:rPr>
          <w:rFonts w:ascii="Comic Sans MS" w:hAnsi="Comic Sans MS" w:cs="Rubik"/>
          <w:sz w:val="28"/>
          <w:szCs w:val="28"/>
        </w:rPr>
        <w:t>Technology that can create volume or file snapshots, even if they are in use</w:t>
      </w:r>
    </w:p>
    <w:p w:rsidR="00A22A97" w:rsidRPr="00A22A97" w:rsidRDefault="00A22A97" w:rsidP="004324EC">
      <w:pPr>
        <w:pStyle w:val="ListParagraph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rPr>
          <w:rFonts w:ascii="Comic Sans MS" w:hAnsi="Comic Sans MS" w:cs="Rubik"/>
          <w:sz w:val="28"/>
          <w:szCs w:val="28"/>
        </w:rPr>
      </w:pPr>
      <w:r w:rsidRPr="00A22A97">
        <w:rPr>
          <w:rFonts w:ascii="Comic Sans MS" w:hAnsi="Comic Sans MS" w:cs="Rubik"/>
          <w:sz w:val="28"/>
          <w:szCs w:val="28"/>
        </w:rPr>
        <w:t xml:space="preserve">Used to recover corrupted files. </w:t>
      </w:r>
    </w:p>
    <w:p w:rsidR="00A22A97" w:rsidRPr="00037032" w:rsidRDefault="00A22A97" w:rsidP="004324EC">
      <w:pPr>
        <w:pStyle w:val="ListParagraph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>U</w:t>
      </w:r>
      <w:r w:rsidRPr="00A22A97">
        <w:rPr>
          <w:rFonts w:ascii="Comic Sans MS" w:hAnsi="Comic Sans MS" w:cs="Rubik"/>
          <w:sz w:val="28"/>
          <w:szCs w:val="28"/>
        </w:rPr>
        <w:t xml:space="preserve">sed to restore deleted files or examine registry hives. </w:t>
      </w:r>
      <w:r>
        <w:rPr>
          <w:rFonts w:ascii="Comic Sans MS" w:hAnsi="Comic Sans MS" w:cs="Rubik"/>
          <w:sz w:val="28"/>
          <w:szCs w:val="28"/>
        </w:rPr>
        <w:t>[Only for NTFS]</w:t>
      </w:r>
    </w:p>
    <w:p w:rsidR="001C78E6" w:rsidRDefault="001C78E6" w:rsidP="003452BA">
      <w:pPr>
        <w:rPr>
          <w:rFonts w:ascii="Comic Sans MS" w:hAnsi="Comic Sans MS" w:cs="Rubik"/>
          <w:sz w:val="28"/>
          <w:szCs w:val="28"/>
        </w:rPr>
      </w:pPr>
    </w:p>
    <w:p w:rsidR="00A22A97" w:rsidRDefault="003452BA" w:rsidP="003452BA">
      <w:pPr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>Tool to e</w:t>
      </w:r>
      <w:r w:rsidRPr="003452BA">
        <w:rPr>
          <w:rFonts w:ascii="Comic Sans MS" w:hAnsi="Comic Sans MS" w:cs="Rubik"/>
          <w:sz w:val="28"/>
          <w:szCs w:val="28"/>
        </w:rPr>
        <w:t>xtract snapshots:</w:t>
      </w:r>
      <w:r w:rsidR="004324EC">
        <w:rPr>
          <w:rFonts w:ascii="Comic Sans MS" w:hAnsi="Comic Sans MS" w:cs="Rubik"/>
          <w:sz w:val="28"/>
          <w:szCs w:val="28"/>
        </w:rPr>
        <w:t xml:space="preserve"> </w:t>
      </w:r>
      <w:r w:rsidRPr="003452BA">
        <w:rPr>
          <w:rFonts w:ascii="Comic Sans MS" w:hAnsi="Comic Sans MS" w:cs="Rubik"/>
          <w:sz w:val="28"/>
          <w:szCs w:val="28"/>
        </w:rPr>
        <w:t>Shadow Explorer</w:t>
      </w:r>
    </w:p>
    <w:p w:rsidR="004324EC" w:rsidRDefault="004324EC" w:rsidP="004324EC">
      <w:pPr>
        <w:jc w:val="center"/>
        <w:rPr>
          <w:rFonts w:ascii="Comic Sans MS" w:hAnsi="Comic Sans MS" w:cs="Rubik"/>
          <w:sz w:val="28"/>
          <w:szCs w:val="28"/>
        </w:rPr>
      </w:pPr>
      <w:r>
        <w:rPr>
          <w:noProof/>
          <w:lang w:bidi="ar-SA"/>
        </w:rPr>
        <w:drawing>
          <wp:inline distT="0" distB="0" distL="0" distR="0">
            <wp:extent cx="6096000" cy="4572000"/>
            <wp:effectExtent l="19050" t="19050" r="19050" b="19050"/>
            <wp:docPr id="4" name="Picture 4" descr="https://www.shadowexplorer.com/uploads/images/manual/manual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shadowexplorer.com/uploads/images/manual/manual_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5D1B" w:rsidRDefault="00915D1B" w:rsidP="002639B8">
      <w:pPr>
        <w:rPr>
          <w:rFonts w:ascii="Comic Sans MS" w:hAnsi="Comic Sans MS" w:cs="Rubik"/>
          <w:sz w:val="28"/>
          <w:szCs w:val="28"/>
        </w:rPr>
      </w:pPr>
    </w:p>
    <w:p w:rsidR="000403F0" w:rsidRDefault="000403F0" w:rsidP="002639B8">
      <w:pPr>
        <w:rPr>
          <w:rFonts w:ascii="Comic Sans MS" w:hAnsi="Comic Sans MS" w:cs="Rubik"/>
          <w:sz w:val="28"/>
          <w:szCs w:val="28"/>
        </w:rPr>
      </w:pPr>
    </w:p>
    <w:p w:rsidR="000403F0" w:rsidRDefault="000403F0" w:rsidP="002639B8">
      <w:pPr>
        <w:rPr>
          <w:rFonts w:ascii="Comic Sans MS" w:hAnsi="Comic Sans MS" w:cs="Rubik"/>
          <w:sz w:val="28"/>
          <w:szCs w:val="28"/>
        </w:rPr>
      </w:pPr>
    </w:p>
    <w:p w:rsidR="000403F0" w:rsidRDefault="000403F0" w:rsidP="002639B8">
      <w:pPr>
        <w:rPr>
          <w:rFonts w:ascii="Comic Sans MS" w:hAnsi="Comic Sans MS" w:cs="Rubik"/>
          <w:sz w:val="28"/>
          <w:szCs w:val="28"/>
        </w:rPr>
      </w:pPr>
    </w:p>
    <w:p w:rsidR="000403F0" w:rsidRDefault="000403F0" w:rsidP="002639B8">
      <w:pPr>
        <w:rPr>
          <w:rFonts w:ascii="Comic Sans MS" w:hAnsi="Comic Sans MS" w:cs="Rubik"/>
          <w:sz w:val="28"/>
          <w:szCs w:val="28"/>
        </w:rPr>
      </w:pPr>
    </w:p>
    <w:p w:rsidR="002639B8" w:rsidRDefault="002639B8" w:rsidP="002639B8">
      <w:pPr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lastRenderedPageBreak/>
        <w:t>(4)</w:t>
      </w:r>
      <w:r w:rsidRPr="002639B8">
        <w:rPr>
          <w:rFonts w:ascii="Comic Sans MS" w:hAnsi="Comic Sans MS" w:cs="Rubik"/>
          <w:sz w:val="28"/>
          <w:szCs w:val="28"/>
        </w:rPr>
        <w:t xml:space="preserve"> </w:t>
      </w:r>
      <w:r w:rsidR="00F723D3">
        <w:rPr>
          <w:rFonts w:ascii="Comic Sans MS" w:hAnsi="Comic Sans MS" w:cs="Rubik"/>
          <w:sz w:val="28"/>
          <w:szCs w:val="28"/>
        </w:rPr>
        <w:t>LNK</w:t>
      </w:r>
      <w:r w:rsidRPr="002639B8">
        <w:rPr>
          <w:rFonts w:ascii="Comic Sans MS" w:hAnsi="Comic Sans MS" w:cs="Rubik"/>
          <w:sz w:val="28"/>
          <w:szCs w:val="28"/>
        </w:rPr>
        <w:t xml:space="preserve"> files </w:t>
      </w:r>
    </w:p>
    <w:p w:rsidR="005714C0" w:rsidRDefault="005714C0" w:rsidP="000403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rFonts w:ascii="Comic Sans MS" w:hAnsi="Comic Sans MS" w:cs="Rubik"/>
          <w:sz w:val="28"/>
          <w:szCs w:val="28"/>
        </w:rPr>
      </w:pPr>
      <w:r w:rsidRPr="005714C0">
        <w:rPr>
          <w:rFonts w:ascii="Comic Sans MS" w:hAnsi="Comic Sans MS" w:cs="Rubik"/>
          <w:sz w:val="28"/>
          <w:szCs w:val="28"/>
        </w:rPr>
        <w:t xml:space="preserve">“LNK” files are </w:t>
      </w:r>
      <w:r w:rsidRPr="000403F0">
        <w:rPr>
          <w:rFonts w:ascii="Comic Sans MS" w:hAnsi="Comic Sans MS" w:cs="Rubik"/>
          <w:b/>
          <w:sz w:val="28"/>
          <w:szCs w:val="28"/>
        </w:rPr>
        <w:t>shortcut files</w:t>
      </w:r>
      <w:r w:rsidRPr="005714C0">
        <w:rPr>
          <w:rFonts w:ascii="Comic Sans MS" w:hAnsi="Comic Sans MS" w:cs="Rubik"/>
          <w:sz w:val="28"/>
          <w:szCs w:val="28"/>
        </w:rPr>
        <w:t xml:space="preserve"> that can be auto generated by Windows or can be generated by the user. </w:t>
      </w:r>
    </w:p>
    <w:p w:rsidR="005714C0" w:rsidRDefault="005714C0" w:rsidP="000403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rFonts w:ascii="Comic Sans MS" w:hAnsi="Comic Sans MS" w:cs="Rubik"/>
          <w:sz w:val="28"/>
          <w:szCs w:val="28"/>
        </w:rPr>
      </w:pPr>
      <w:r w:rsidRPr="005714C0">
        <w:rPr>
          <w:rFonts w:ascii="Comic Sans MS" w:hAnsi="Comic Sans MS" w:cs="Rubik"/>
          <w:sz w:val="28"/>
          <w:szCs w:val="28"/>
        </w:rPr>
        <w:t xml:space="preserve">“LNK” files point to another application or file. </w:t>
      </w:r>
    </w:p>
    <w:p w:rsidR="005714C0" w:rsidRPr="005714C0" w:rsidRDefault="005714C0" w:rsidP="005714C0">
      <w:pPr>
        <w:rPr>
          <w:rFonts w:ascii="Comic Sans MS" w:hAnsi="Comic Sans MS" w:cs="Rubik"/>
          <w:sz w:val="28"/>
          <w:szCs w:val="28"/>
        </w:rPr>
      </w:pPr>
      <w:r w:rsidRPr="005714C0">
        <w:rPr>
          <w:rFonts w:ascii="Comic Sans MS" w:hAnsi="Comic Sans MS" w:cs="Rubik"/>
          <w:sz w:val="28"/>
          <w:szCs w:val="28"/>
        </w:rPr>
        <w:t>LNK files can contains the following information’s:</w:t>
      </w:r>
    </w:p>
    <w:p w:rsidR="005714C0" w:rsidRPr="005714C0" w:rsidRDefault="005714C0" w:rsidP="005714C0">
      <w:pPr>
        <w:pStyle w:val="ListParagraph"/>
        <w:numPr>
          <w:ilvl w:val="0"/>
          <w:numId w:val="5"/>
        </w:numPr>
        <w:rPr>
          <w:rFonts w:ascii="Comic Sans MS" w:hAnsi="Comic Sans MS" w:cs="Rubik"/>
          <w:sz w:val="28"/>
          <w:szCs w:val="28"/>
        </w:rPr>
      </w:pPr>
      <w:r w:rsidRPr="005714C0">
        <w:rPr>
          <w:rFonts w:ascii="Comic Sans MS" w:hAnsi="Comic Sans MS" w:cs="Rubik"/>
          <w:sz w:val="28"/>
          <w:szCs w:val="28"/>
        </w:rPr>
        <w:t>MAC time attributes (Creation, Modification, Access Time) for LNK file and linked file</w:t>
      </w:r>
    </w:p>
    <w:p w:rsidR="005714C0" w:rsidRPr="000403F0" w:rsidRDefault="005714C0" w:rsidP="000403F0">
      <w:pPr>
        <w:pStyle w:val="ListParagraph"/>
        <w:numPr>
          <w:ilvl w:val="0"/>
          <w:numId w:val="5"/>
        </w:numPr>
        <w:rPr>
          <w:rFonts w:ascii="Comic Sans MS" w:hAnsi="Comic Sans MS" w:cs="Rubik"/>
          <w:sz w:val="28"/>
          <w:szCs w:val="28"/>
        </w:rPr>
      </w:pPr>
      <w:r w:rsidRPr="005714C0">
        <w:rPr>
          <w:rFonts w:ascii="Comic Sans MS" w:hAnsi="Comic Sans MS" w:cs="Rubik"/>
          <w:sz w:val="28"/>
          <w:szCs w:val="28"/>
        </w:rPr>
        <w:t>User’s previous activities on Computer</w:t>
      </w:r>
      <w:r w:rsidR="000403F0">
        <w:rPr>
          <w:rFonts w:ascii="Comic Sans MS" w:hAnsi="Comic Sans MS" w:cs="Rubik"/>
          <w:sz w:val="28"/>
          <w:szCs w:val="28"/>
        </w:rPr>
        <w:t xml:space="preserve"> and </w:t>
      </w:r>
      <w:r w:rsidRPr="000403F0">
        <w:rPr>
          <w:rFonts w:ascii="Comic Sans MS" w:hAnsi="Comic Sans MS" w:cs="Rubik"/>
          <w:sz w:val="28"/>
          <w:szCs w:val="28"/>
        </w:rPr>
        <w:t>Linked file size</w:t>
      </w:r>
    </w:p>
    <w:p w:rsidR="005714C0" w:rsidRPr="005714C0" w:rsidRDefault="005714C0" w:rsidP="005714C0">
      <w:pPr>
        <w:pStyle w:val="ListParagraph"/>
        <w:numPr>
          <w:ilvl w:val="0"/>
          <w:numId w:val="5"/>
        </w:numPr>
        <w:rPr>
          <w:rFonts w:ascii="Comic Sans MS" w:hAnsi="Comic Sans MS" w:cs="Rubik"/>
          <w:sz w:val="28"/>
          <w:szCs w:val="28"/>
        </w:rPr>
      </w:pPr>
      <w:r w:rsidRPr="005714C0">
        <w:rPr>
          <w:rFonts w:ascii="Comic Sans MS" w:hAnsi="Comic Sans MS" w:cs="Rubik"/>
          <w:sz w:val="28"/>
          <w:szCs w:val="28"/>
        </w:rPr>
        <w:t>Original path of the linked file</w:t>
      </w:r>
    </w:p>
    <w:p w:rsidR="005714C0" w:rsidRDefault="005714C0" w:rsidP="005714C0">
      <w:pPr>
        <w:pStyle w:val="ListParagraph"/>
        <w:numPr>
          <w:ilvl w:val="0"/>
          <w:numId w:val="5"/>
        </w:numPr>
        <w:rPr>
          <w:rFonts w:ascii="Comic Sans MS" w:hAnsi="Comic Sans MS" w:cs="Rubik"/>
          <w:sz w:val="28"/>
          <w:szCs w:val="28"/>
        </w:rPr>
      </w:pPr>
      <w:r w:rsidRPr="005714C0">
        <w:rPr>
          <w:rFonts w:ascii="Comic Sans MS" w:hAnsi="Comic Sans MS" w:cs="Rubik"/>
          <w:sz w:val="28"/>
          <w:szCs w:val="28"/>
        </w:rPr>
        <w:t>Extension: .lnk</w:t>
      </w:r>
    </w:p>
    <w:p w:rsidR="000403F0" w:rsidRPr="000403F0" w:rsidRDefault="000403F0" w:rsidP="000403F0">
      <w:pPr>
        <w:jc w:val="center"/>
        <w:rPr>
          <w:rFonts w:ascii="Comic Sans MS" w:hAnsi="Comic Sans MS" w:cs="Rubik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11B2EC99" wp14:editId="045054A7">
            <wp:extent cx="5225575" cy="5852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7045" cy="585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9B8" w:rsidRDefault="002639B8" w:rsidP="002639B8">
      <w:pPr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lastRenderedPageBreak/>
        <w:t>(</w:t>
      </w:r>
      <w:r w:rsidR="00D50168">
        <w:rPr>
          <w:rFonts w:ascii="Comic Sans MS" w:hAnsi="Comic Sans MS" w:cs="Rubik"/>
          <w:sz w:val="28"/>
          <w:szCs w:val="28"/>
        </w:rPr>
        <w:t>5) J</w:t>
      </w:r>
      <w:r>
        <w:rPr>
          <w:rFonts w:ascii="Comic Sans MS" w:hAnsi="Comic Sans MS" w:cs="Rubik"/>
          <w:sz w:val="28"/>
          <w:szCs w:val="28"/>
        </w:rPr>
        <w:t>ump lists</w:t>
      </w:r>
    </w:p>
    <w:p w:rsidR="00915112" w:rsidRDefault="00915112" w:rsidP="002639B8">
      <w:pPr>
        <w:rPr>
          <w:rFonts w:ascii="Comic Sans MS" w:hAnsi="Comic Sans MS" w:cs="Rubik"/>
          <w:sz w:val="28"/>
          <w:szCs w:val="28"/>
        </w:rPr>
      </w:pPr>
    </w:p>
    <w:p w:rsidR="00D50168" w:rsidRPr="00D50168" w:rsidRDefault="00D50168" w:rsidP="00915112">
      <w:pPr>
        <w:pStyle w:val="ListParagraph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rPr>
          <w:rFonts w:ascii="Comic Sans MS" w:hAnsi="Comic Sans MS" w:cs="Rubik"/>
          <w:sz w:val="28"/>
          <w:szCs w:val="28"/>
        </w:rPr>
      </w:pPr>
      <w:r w:rsidRPr="00D50168">
        <w:rPr>
          <w:rFonts w:ascii="Comic Sans MS" w:hAnsi="Comic Sans MS" w:cs="Rubik"/>
          <w:sz w:val="28"/>
          <w:szCs w:val="28"/>
        </w:rPr>
        <w:t xml:space="preserve">Jump Lists are a new Windows 7 Taskbar feature that gives the user quick access to recently accessed application files and actions. </w:t>
      </w:r>
    </w:p>
    <w:p w:rsidR="00915112" w:rsidRPr="00915112" w:rsidRDefault="00D50168" w:rsidP="00915112">
      <w:pPr>
        <w:pStyle w:val="ListParagraph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rPr>
          <w:rFonts w:ascii="Comic Sans MS" w:hAnsi="Comic Sans MS" w:cs="Rubik"/>
          <w:sz w:val="28"/>
          <w:szCs w:val="28"/>
        </w:rPr>
      </w:pPr>
      <w:r w:rsidRPr="00D50168">
        <w:rPr>
          <w:rFonts w:ascii="Comic Sans MS" w:hAnsi="Comic Sans MS" w:cs="Rubik"/>
          <w:sz w:val="28"/>
          <w:szCs w:val="28"/>
        </w:rPr>
        <w:t>Whenever you right click on icon of program shows in taskbar you will find jump lists.</w:t>
      </w:r>
    </w:p>
    <w:p w:rsidR="00915112" w:rsidRDefault="00915112" w:rsidP="00D50168">
      <w:pPr>
        <w:jc w:val="center"/>
        <w:rPr>
          <w:rFonts w:ascii="Comic Sans MS" w:hAnsi="Comic Sans MS" w:cs="Rubik"/>
          <w:sz w:val="28"/>
          <w:szCs w:val="28"/>
        </w:rPr>
      </w:pPr>
    </w:p>
    <w:p w:rsidR="00017044" w:rsidRDefault="00D50168" w:rsidP="00D50168">
      <w:pPr>
        <w:jc w:val="center"/>
        <w:rPr>
          <w:rFonts w:ascii="Comic Sans MS" w:hAnsi="Comic Sans MS" w:cs="Rubik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31C09FF4" wp14:editId="34E52218">
            <wp:extent cx="1866900" cy="4231251"/>
            <wp:effectExtent l="19050" t="19050" r="1905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2815" cy="424465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50168" w:rsidRDefault="00D50168" w:rsidP="00D50168">
      <w:pPr>
        <w:jc w:val="center"/>
        <w:rPr>
          <w:rFonts w:ascii="Comic Sans MS" w:hAnsi="Comic Sans MS" w:cs="Rubik"/>
          <w:sz w:val="28"/>
          <w:szCs w:val="28"/>
        </w:rPr>
      </w:pPr>
      <w:r w:rsidRPr="00D50168">
        <w:rPr>
          <w:rFonts w:ascii="Comic Sans MS" w:hAnsi="Comic Sans MS" w:cs="Rubik"/>
          <w:sz w:val="28"/>
          <w:szCs w:val="28"/>
        </w:rPr>
        <w:t>They contain information about recently accessed applications and files.</w:t>
      </w:r>
    </w:p>
    <w:p w:rsidR="002639B8" w:rsidRDefault="002639B8" w:rsidP="002639B8">
      <w:pPr>
        <w:rPr>
          <w:rFonts w:ascii="Comic Sans MS" w:hAnsi="Comic Sans MS" w:cs="Rubik"/>
          <w:sz w:val="28"/>
          <w:szCs w:val="28"/>
        </w:rPr>
      </w:pPr>
    </w:p>
    <w:p w:rsidR="00915112" w:rsidRDefault="00915112" w:rsidP="002639B8">
      <w:pPr>
        <w:rPr>
          <w:rFonts w:ascii="Comic Sans MS" w:hAnsi="Comic Sans MS" w:cs="Rubik"/>
          <w:sz w:val="28"/>
          <w:szCs w:val="28"/>
        </w:rPr>
      </w:pPr>
    </w:p>
    <w:p w:rsidR="002639B8" w:rsidRDefault="002639B8" w:rsidP="002639B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center"/>
        <w:rPr>
          <w:rFonts w:ascii="Comic Sans MS" w:hAnsi="Comic Sans MS"/>
          <w:sz w:val="28"/>
          <w:szCs w:val="28"/>
        </w:rPr>
      </w:pPr>
      <w:ins w:id="10" w:author="Admin" w:date="2023-01-18T17:28:00Z">
        <w:r>
          <w:rPr>
            <w:rFonts w:ascii="Comic Sans MS" w:hAnsi="Comic Sans MS"/>
            <w:b/>
            <w:sz w:val="28"/>
            <w:szCs w:val="28"/>
          </w:rPr>
          <w:t>SUBMITTED BY</w:t>
        </w:r>
        <w:r>
          <w:rPr>
            <w:rFonts w:ascii="Comic Sans MS" w:hAnsi="Comic Sans MS"/>
            <w:sz w:val="28"/>
            <w:szCs w:val="28"/>
          </w:rPr>
          <w:t xml:space="preserve">: </w:t>
        </w:r>
      </w:ins>
    </w:p>
    <w:p w:rsidR="002639B8" w:rsidRDefault="002639B8" w:rsidP="002639B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center"/>
        <w:rPr>
          <w:ins w:id="11" w:author="Admin" w:date="2023-01-18T17:28:00Z"/>
          <w:rFonts w:ascii="Comic Sans MS" w:hAnsi="Comic Sans MS"/>
          <w:sz w:val="28"/>
          <w:szCs w:val="28"/>
        </w:rPr>
      </w:pPr>
      <w:ins w:id="12" w:author="Admin" w:date="2023-01-18T17:28:00Z">
        <w:r>
          <w:rPr>
            <w:rFonts w:ascii="Comic Sans MS" w:hAnsi="Comic Sans MS"/>
            <w:sz w:val="28"/>
            <w:szCs w:val="28"/>
            <w:highlight w:val="yellow"/>
          </w:rPr>
          <w:t>U19CS012</w:t>
        </w:r>
      </w:ins>
    </w:p>
    <w:p w:rsidR="002639B8" w:rsidRPr="007921E9" w:rsidRDefault="002639B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center"/>
        <w:rPr>
          <w:rFonts w:ascii="Comic Sans MS" w:hAnsi="Comic Sans MS"/>
          <w:sz w:val="28"/>
          <w:szCs w:val="28"/>
          <w:rPrChange w:id="13" w:author="Admin" w:date="2023-01-18T17:36:00Z">
            <w:rPr>
              <w:sz w:val="48"/>
              <w:szCs w:val="48"/>
            </w:rPr>
          </w:rPrChange>
        </w:rPr>
        <w:pPrChange w:id="14" w:author="Admin" w:date="2023-01-18T17:36:00Z">
          <w:pPr/>
        </w:pPrChange>
      </w:pPr>
      <w:ins w:id="15" w:author="Admin" w:date="2023-01-18T17:28:00Z">
        <w:r>
          <w:rPr>
            <w:rFonts w:ascii="Comic Sans MS" w:hAnsi="Comic Sans MS"/>
            <w:sz w:val="28"/>
            <w:szCs w:val="28"/>
          </w:rPr>
          <w:t>BHAGYA VINOD RANA</w:t>
        </w:r>
      </w:ins>
    </w:p>
    <w:p w:rsidR="00E94E8E" w:rsidRDefault="00E94E8E">
      <w:bookmarkStart w:id="16" w:name="_GoBack"/>
      <w:bookmarkEnd w:id="16"/>
    </w:p>
    <w:sectPr w:rsidR="00E94E8E" w:rsidSect="002639B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Inter Thin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Rubik">
    <w:panose1 w:val="00000000000000000000"/>
    <w:charset w:val="00"/>
    <w:family w:val="auto"/>
    <w:pitch w:val="variable"/>
    <w:sig w:usb0="A0000A6F" w:usb1="4000205B" w:usb2="00000000" w:usb3="00000000" w:csb0="000000B7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2846F2"/>
    <w:multiLevelType w:val="hybridMultilevel"/>
    <w:tmpl w:val="FF9A6B7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071F57"/>
    <w:multiLevelType w:val="hybridMultilevel"/>
    <w:tmpl w:val="F9A01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5F5762"/>
    <w:multiLevelType w:val="hybridMultilevel"/>
    <w:tmpl w:val="3672303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A3318F"/>
    <w:multiLevelType w:val="hybridMultilevel"/>
    <w:tmpl w:val="E2FEA64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FD3576"/>
    <w:multiLevelType w:val="hybridMultilevel"/>
    <w:tmpl w:val="8228B34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422C6B"/>
    <w:multiLevelType w:val="hybridMultilevel"/>
    <w:tmpl w:val="868E817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dmin">
    <w15:presenceInfo w15:providerId="Windows Live" w15:userId="810d06cccc5e939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40CC"/>
    <w:rsid w:val="00017044"/>
    <w:rsid w:val="00037032"/>
    <w:rsid w:val="000403F0"/>
    <w:rsid w:val="001C78E6"/>
    <w:rsid w:val="00211395"/>
    <w:rsid w:val="002639B8"/>
    <w:rsid w:val="003452BA"/>
    <w:rsid w:val="003C6617"/>
    <w:rsid w:val="003D7EFE"/>
    <w:rsid w:val="004324EC"/>
    <w:rsid w:val="005714C0"/>
    <w:rsid w:val="005A69F8"/>
    <w:rsid w:val="008B40CC"/>
    <w:rsid w:val="00915112"/>
    <w:rsid w:val="00915D1B"/>
    <w:rsid w:val="00A22A97"/>
    <w:rsid w:val="00A63EBD"/>
    <w:rsid w:val="00B010FF"/>
    <w:rsid w:val="00B14C12"/>
    <w:rsid w:val="00B66AB9"/>
    <w:rsid w:val="00C0435F"/>
    <w:rsid w:val="00D06470"/>
    <w:rsid w:val="00D50168"/>
    <w:rsid w:val="00E94E8E"/>
    <w:rsid w:val="00F723D3"/>
    <w:rsid w:val="00FE0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9EB51"/>
  <w15:chartTrackingRefBased/>
  <w15:docId w15:val="{2A67FE73-0B80-472E-A804-15DC03084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39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647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63EBD"/>
    <w:pPr>
      <w:spacing w:after="200" w:line="240" w:lineRule="auto"/>
    </w:pPr>
    <w:rPr>
      <w:i/>
      <w:iCs/>
      <w:color w:val="44546A" w:themeColor="text2"/>
      <w:sz w:val="18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78E6"/>
    <w:pPr>
      <w:spacing w:after="0" w:line="240" w:lineRule="auto"/>
    </w:pPr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78E6"/>
    <w:rPr>
      <w:rFonts w:ascii="Segoe UI" w:hAnsi="Segoe UI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436BF7-DAD5-4F07-83A0-50B77357C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5</Pages>
  <Words>294</Words>
  <Characters>1681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18</cp:revision>
  <dcterms:created xsi:type="dcterms:W3CDTF">2023-02-23T13:06:00Z</dcterms:created>
  <dcterms:modified xsi:type="dcterms:W3CDTF">2023-02-23T17:29:00Z</dcterms:modified>
</cp:coreProperties>
</file>